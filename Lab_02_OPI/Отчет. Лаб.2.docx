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52767D" w14:textId="0827820D" w:rsidR="008A1C01" w:rsidRDefault="008A1C01" w:rsidP="00E33282">
      <w:pPr>
        <w:spacing w:after="0"/>
        <w:ind w:firstLine="0"/>
        <w:jc w:val="center"/>
      </w:pPr>
      <w:r>
        <w:t>Министерство</w:t>
      </w:r>
      <w:r w:rsidR="004605E4">
        <w:t xml:space="preserve"> образования Р</w:t>
      </w:r>
      <w:r>
        <w:t>еспублики Беларусь</w:t>
      </w:r>
    </w:p>
    <w:p w14:paraId="473101BC" w14:textId="6B2EA9DE" w:rsidR="002B2617" w:rsidRDefault="002B2617" w:rsidP="00E33282">
      <w:pPr>
        <w:spacing w:after="0"/>
        <w:ind w:firstLine="0"/>
        <w:jc w:val="center"/>
      </w:pPr>
      <w:r>
        <w:t>Учреждение образования</w:t>
      </w:r>
    </w:p>
    <w:p w14:paraId="76702981" w14:textId="78379C6F" w:rsidR="004605E4" w:rsidRDefault="002B2617" w:rsidP="00E33282">
      <w:pPr>
        <w:ind w:firstLine="0"/>
        <w:jc w:val="center"/>
      </w:pPr>
      <w:r>
        <w:t>«БЕЛОРУССКИЙ ГОСУДАРСТВЕННЫЙ ТЕХНОЛОГИЧЕСКИЙ УНИВЕРСИТЕТ»</w:t>
      </w:r>
      <w:r w:rsidR="004605E4" w:rsidRPr="004605E4">
        <w:t xml:space="preserve"> </w:t>
      </w:r>
      <w:r w:rsidR="004605E4">
        <w:t>Факультет информационных технологий</w:t>
      </w:r>
    </w:p>
    <w:p w14:paraId="47F52D1A" w14:textId="77777777" w:rsidR="004605E4" w:rsidRPr="008A1C01" w:rsidRDefault="004605E4" w:rsidP="00E33282">
      <w:pPr>
        <w:ind w:firstLine="0"/>
        <w:jc w:val="center"/>
      </w:pPr>
      <w:r>
        <w:t>Кафедра программной инженерии</w:t>
      </w:r>
    </w:p>
    <w:p w14:paraId="29DDE787" w14:textId="77777777" w:rsidR="004605E4" w:rsidRDefault="004605E4" w:rsidP="00E33282">
      <w:pPr>
        <w:spacing w:after="0"/>
        <w:ind w:firstLine="0"/>
        <w:jc w:val="center"/>
        <w:pPrChange w:id="0" w:author="user" w:date="2026-09-22T23:23:00Z">
          <w:pPr>
            <w:spacing w:after="0"/>
            <w:ind w:firstLine="0"/>
          </w:pPr>
        </w:pPrChange>
      </w:pPr>
    </w:p>
    <w:p w14:paraId="698902F0" w14:textId="77777777" w:rsidR="004605E4" w:rsidRDefault="004605E4" w:rsidP="00E33282">
      <w:pPr>
        <w:spacing w:after="0"/>
        <w:ind w:firstLine="0"/>
        <w:jc w:val="center"/>
        <w:pPrChange w:id="1" w:author="user" w:date="2026-09-22T23:23:00Z">
          <w:pPr>
            <w:spacing w:after="0"/>
            <w:ind w:firstLine="0"/>
          </w:pPr>
        </w:pPrChange>
      </w:pPr>
    </w:p>
    <w:p w14:paraId="3E40A1AB" w14:textId="77777777" w:rsidR="004605E4" w:rsidRDefault="004605E4" w:rsidP="00E33282">
      <w:pPr>
        <w:spacing w:after="0"/>
        <w:ind w:firstLine="0"/>
        <w:jc w:val="center"/>
        <w:pPrChange w:id="2" w:author="user" w:date="2026-09-22T23:23:00Z">
          <w:pPr>
            <w:spacing w:after="0"/>
            <w:ind w:firstLine="0"/>
          </w:pPr>
        </w:pPrChange>
      </w:pPr>
    </w:p>
    <w:p w14:paraId="655B25ED" w14:textId="77777777" w:rsidR="004605E4" w:rsidRDefault="004605E4" w:rsidP="00E33282">
      <w:pPr>
        <w:spacing w:after="0"/>
        <w:ind w:firstLine="0"/>
        <w:jc w:val="center"/>
        <w:pPrChange w:id="3" w:author="user" w:date="2026-09-22T23:23:00Z">
          <w:pPr>
            <w:spacing w:after="0"/>
            <w:ind w:firstLine="0"/>
          </w:pPr>
        </w:pPrChange>
      </w:pPr>
    </w:p>
    <w:p w14:paraId="23E7798F" w14:textId="77777777" w:rsidR="004605E4" w:rsidRDefault="004605E4" w:rsidP="00E33282">
      <w:pPr>
        <w:spacing w:after="0"/>
        <w:ind w:firstLine="0"/>
        <w:jc w:val="center"/>
        <w:pPrChange w:id="4" w:author="user" w:date="2026-09-22T23:23:00Z">
          <w:pPr>
            <w:spacing w:after="0"/>
            <w:ind w:firstLine="0"/>
          </w:pPr>
        </w:pPrChange>
      </w:pPr>
    </w:p>
    <w:p w14:paraId="66DA7E78" w14:textId="77777777" w:rsidR="004605E4" w:rsidRDefault="004605E4" w:rsidP="00E33282">
      <w:pPr>
        <w:spacing w:after="0"/>
        <w:ind w:firstLine="0"/>
        <w:jc w:val="center"/>
        <w:pPrChange w:id="5" w:author="user" w:date="2026-09-22T23:23:00Z">
          <w:pPr>
            <w:spacing w:after="0"/>
            <w:ind w:firstLine="0"/>
          </w:pPr>
        </w:pPrChange>
      </w:pPr>
    </w:p>
    <w:p w14:paraId="1FE2E790" w14:textId="77777777" w:rsidR="004605E4" w:rsidRDefault="004605E4" w:rsidP="00E33282">
      <w:pPr>
        <w:spacing w:after="0"/>
        <w:ind w:firstLine="0"/>
        <w:jc w:val="center"/>
        <w:pPrChange w:id="6" w:author="user" w:date="2026-09-22T23:23:00Z">
          <w:pPr>
            <w:spacing w:after="0"/>
            <w:ind w:firstLine="0"/>
          </w:pPr>
        </w:pPrChange>
      </w:pPr>
    </w:p>
    <w:p w14:paraId="78C92847" w14:textId="77777777" w:rsidR="004605E4" w:rsidRDefault="004605E4" w:rsidP="00E33282">
      <w:pPr>
        <w:spacing w:after="0"/>
        <w:ind w:firstLine="0"/>
        <w:jc w:val="center"/>
        <w:pPrChange w:id="7" w:author="user" w:date="2026-09-22T23:23:00Z">
          <w:pPr>
            <w:spacing w:after="0"/>
            <w:ind w:firstLine="0"/>
          </w:pPr>
        </w:pPrChange>
      </w:pPr>
    </w:p>
    <w:p w14:paraId="24799290" w14:textId="77777777" w:rsidR="004605E4" w:rsidRDefault="004605E4" w:rsidP="00E33282">
      <w:pPr>
        <w:spacing w:after="0"/>
        <w:ind w:firstLine="0"/>
        <w:jc w:val="center"/>
        <w:pPrChange w:id="8" w:author="user" w:date="2026-09-22T23:23:00Z">
          <w:pPr>
            <w:spacing w:after="0"/>
            <w:ind w:firstLine="0"/>
          </w:pPr>
        </w:pPrChange>
      </w:pPr>
    </w:p>
    <w:p w14:paraId="626763A2" w14:textId="68F40D8D" w:rsidR="002B2617" w:rsidRDefault="002B2617" w:rsidP="00E33282">
      <w:pPr>
        <w:spacing w:after="0"/>
        <w:ind w:firstLine="0"/>
        <w:jc w:val="center"/>
      </w:pPr>
      <w:del w:id="9" w:author="user" w:date="2026-09-22T23:27:00Z">
        <w:r w:rsidDel="00751A2E">
          <w:delText>Отчёт по д</w:delText>
        </w:r>
        <w:r w:rsidR="001D58E0" w:rsidDel="00751A2E">
          <w:delText>исциплине:</w:delText>
        </w:r>
      </w:del>
      <w:r w:rsidR="001D58E0">
        <w:br/>
        <w:t>«</w:t>
      </w:r>
      <w:ins w:id="10" w:author="user" w:date="2026-09-22T23:27:00Z">
        <w:r w:rsidR="00751A2E">
          <w:t>Осиповы программной инженерии</w:t>
        </w:r>
      </w:ins>
      <w:del w:id="11" w:author="user" w:date="2026-09-22T23:26:00Z">
        <w:r w:rsidR="007412A4" w:rsidDel="00751A2E">
          <w:delText>Основы алгоритмизации и программирования</w:delText>
        </w:r>
      </w:del>
      <w:r>
        <w:t>»</w:t>
      </w:r>
    </w:p>
    <w:p w14:paraId="2114B4B3" w14:textId="4B976289" w:rsidR="008A1C01" w:rsidRPr="00BD5EB1" w:rsidRDefault="008A1C01" w:rsidP="00E33282">
      <w:pPr>
        <w:spacing w:after="0"/>
        <w:ind w:firstLine="0"/>
        <w:jc w:val="center"/>
      </w:pPr>
      <w:r>
        <w:t xml:space="preserve">Лабораторная работа </w:t>
      </w:r>
      <w:ins w:id="12" w:author="user" w:date="2026-09-22T23:27:00Z">
        <w:r w:rsidR="00751A2E">
          <w:t>2</w:t>
        </w:r>
      </w:ins>
      <w:del w:id="13" w:author="user" w:date="2026-09-22T23:27:00Z">
        <w:r w:rsidDel="00751A2E">
          <w:delText>1</w:delText>
        </w:r>
      </w:del>
    </w:p>
    <w:p w14:paraId="3264EEDA" w14:textId="1BF28D45" w:rsidR="008A1C01" w:rsidRDefault="008A1C01" w:rsidP="00E33282">
      <w:pPr>
        <w:ind w:firstLine="0"/>
        <w:jc w:val="center"/>
      </w:pPr>
      <w:r>
        <w:t>«</w:t>
      </w:r>
      <w:ins w:id="14" w:author="user" w:date="2026-09-22T23:28:00Z">
        <w:r w:rsidR="00751A2E">
          <w:t>Этапы обработки исходного кода</w:t>
        </w:r>
      </w:ins>
      <w:bookmarkStart w:id="15" w:name="_GoBack"/>
      <w:bookmarkEnd w:id="15"/>
      <w:del w:id="16" w:author="user" w:date="2026-09-22T23:28:00Z">
        <w:r w:rsidR="004605E4" w:rsidDel="00751A2E">
          <w:delText xml:space="preserve">Системы </w:delText>
        </w:r>
        <w:r w:rsidRPr="008A1C01" w:rsidDel="00751A2E">
          <w:delText>счисления</w:delText>
        </w:r>
      </w:del>
      <w:r>
        <w:t>»</w:t>
      </w:r>
    </w:p>
    <w:p w14:paraId="6169BE7B" w14:textId="77777777" w:rsidR="00BD5EB1" w:rsidRDefault="00BD5EB1" w:rsidP="00E33282">
      <w:pPr>
        <w:spacing w:after="0"/>
        <w:ind w:firstLine="0"/>
        <w:jc w:val="center"/>
      </w:pPr>
    </w:p>
    <w:p w14:paraId="30BD6A66" w14:textId="77777777" w:rsidR="00BD5EB1" w:rsidRDefault="00BD5EB1" w:rsidP="00E33282">
      <w:pPr>
        <w:spacing w:after="0"/>
        <w:ind w:firstLine="0"/>
        <w:jc w:val="center"/>
      </w:pPr>
    </w:p>
    <w:p w14:paraId="6DA78C3D" w14:textId="100FCDE9" w:rsidR="00BD5EB1" w:rsidRDefault="00BD5EB1" w:rsidP="00E33282">
      <w:pPr>
        <w:spacing w:after="0"/>
        <w:ind w:firstLine="0"/>
        <w:jc w:val="center"/>
      </w:pPr>
    </w:p>
    <w:p w14:paraId="495B2369" w14:textId="486A3CB9" w:rsidR="00BD5EB1" w:rsidRDefault="00BD5EB1" w:rsidP="00E33282">
      <w:pPr>
        <w:spacing w:after="0"/>
        <w:ind w:firstLine="0"/>
        <w:jc w:val="center"/>
      </w:pPr>
    </w:p>
    <w:p w14:paraId="2EA86D49" w14:textId="0E754876" w:rsidR="00BD5EB1" w:rsidRDefault="00BD5EB1" w:rsidP="00E33282">
      <w:pPr>
        <w:spacing w:after="0"/>
        <w:ind w:firstLine="0"/>
        <w:jc w:val="center"/>
      </w:pPr>
    </w:p>
    <w:p w14:paraId="4469A086" w14:textId="233FFD5D" w:rsidR="00BD5EB1" w:rsidRDefault="00BD5EB1" w:rsidP="00E33282">
      <w:pPr>
        <w:spacing w:after="0"/>
        <w:ind w:firstLine="0"/>
        <w:jc w:val="center"/>
      </w:pPr>
    </w:p>
    <w:p w14:paraId="68E7939A" w14:textId="17166B57" w:rsidR="00BD5EB1" w:rsidRDefault="00BD5EB1" w:rsidP="00E33282">
      <w:pPr>
        <w:spacing w:after="0"/>
        <w:ind w:firstLine="0"/>
        <w:jc w:val="center"/>
      </w:pPr>
    </w:p>
    <w:p w14:paraId="5220ADC3" w14:textId="5A20D788" w:rsidR="00BD5EB1" w:rsidDel="00E33282" w:rsidRDefault="00BD5EB1" w:rsidP="00E33282">
      <w:pPr>
        <w:spacing w:after="0"/>
        <w:ind w:firstLine="0"/>
        <w:rPr>
          <w:del w:id="17" w:author="user" w:date="2026-09-22T23:25:00Z"/>
        </w:rPr>
        <w:pPrChange w:id="18" w:author="user" w:date="2026-09-22T23:25:00Z">
          <w:pPr>
            <w:spacing w:after="0"/>
            <w:ind w:firstLine="0"/>
            <w:jc w:val="center"/>
          </w:pPr>
        </w:pPrChange>
      </w:pPr>
    </w:p>
    <w:p w14:paraId="38F95A71" w14:textId="1CF66936" w:rsidR="00E33282" w:rsidRDefault="00E33282" w:rsidP="00E33282">
      <w:pPr>
        <w:spacing w:after="0"/>
        <w:ind w:firstLine="0"/>
        <w:jc w:val="center"/>
        <w:rPr>
          <w:ins w:id="19" w:author="user" w:date="2026-09-22T23:25:00Z"/>
        </w:rPr>
      </w:pPr>
    </w:p>
    <w:p w14:paraId="342F01ED" w14:textId="0E2A3486" w:rsidR="00E33282" w:rsidRDefault="00E33282" w:rsidP="00E33282">
      <w:pPr>
        <w:spacing w:after="0"/>
        <w:ind w:firstLine="0"/>
        <w:jc w:val="center"/>
        <w:rPr>
          <w:ins w:id="20" w:author="user" w:date="2026-09-22T23:25:00Z"/>
        </w:rPr>
      </w:pPr>
    </w:p>
    <w:p w14:paraId="042DAD0F" w14:textId="5D842170" w:rsidR="00E33282" w:rsidRDefault="00E33282" w:rsidP="00E33282">
      <w:pPr>
        <w:spacing w:after="0"/>
        <w:ind w:firstLine="0"/>
        <w:jc w:val="center"/>
        <w:rPr>
          <w:ins w:id="21" w:author="user" w:date="2026-09-22T23:25:00Z"/>
        </w:rPr>
      </w:pPr>
    </w:p>
    <w:p w14:paraId="3103AEF7" w14:textId="619BCED1" w:rsidR="00E33282" w:rsidRDefault="00E33282" w:rsidP="00E33282">
      <w:pPr>
        <w:spacing w:after="0"/>
        <w:ind w:firstLine="0"/>
        <w:jc w:val="center"/>
        <w:rPr>
          <w:ins w:id="22" w:author="user" w:date="2026-09-22T23:25:00Z"/>
        </w:rPr>
      </w:pPr>
    </w:p>
    <w:p w14:paraId="315A19BE" w14:textId="356646B0" w:rsidR="00E33282" w:rsidRDefault="00E33282" w:rsidP="00E33282">
      <w:pPr>
        <w:spacing w:after="0"/>
        <w:ind w:firstLine="0"/>
        <w:jc w:val="center"/>
        <w:rPr>
          <w:ins w:id="23" w:author="user" w:date="2026-09-22T23:25:00Z"/>
        </w:rPr>
      </w:pPr>
    </w:p>
    <w:p w14:paraId="2FB2B005" w14:textId="36843BEA" w:rsidR="00E33282" w:rsidRDefault="00E33282" w:rsidP="00E33282">
      <w:pPr>
        <w:spacing w:after="0"/>
        <w:ind w:firstLine="0"/>
        <w:jc w:val="center"/>
        <w:rPr>
          <w:ins w:id="24" w:author="user" w:date="2026-09-22T23:25:00Z"/>
        </w:rPr>
      </w:pPr>
    </w:p>
    <w:p w14:paraId="09FB44A5" w14:textId="1121D732" w:rsidR="00E33282" w:rsidRDefault="00E33282" w:rsidP="00E33282">
      <w:pPr>
        <w:spacing w:after="0"/>
        <w:ind w:firstLine="0"/>
        <w:jc w:val="center"/>
        <w:rPr>
          <w:ins w:id="25" w:author="user" w:date="2026-09-22T23:25:00Z"/>
        </w:rPr>
      </w:pPr>
    </w:p>
    <w:p w14:paraId="2AAC582F" w14:textId="282CD668" w:rsidR="00E33282" w:rsidRDefault="00E33282" w:rsidP="00E33282">
      <w:pPr>
        <w:spacing w:after="0"/>
        <w:ind w:firstLine="0"/>
        <w:jc w:val="center"/>
        <w:rPr>
          <w:ins w:id="26" w:author="user" w:date="2026-09-22T23:25:00Z"/>
        </w:rPr>
      </w:pPr>
    </w:p>
    <w:p w14:paraId="6A3F388E" w14:textId="16699FDE" w:rsidR="00BD5EB1" w:rsidDel="00E33282" w:rsidRDefault="00BD5EB1" w:rsidP="00E33282">
      <w:pPr>
        <w:spacing w:after="0"/>
        <w:ind w:firstLine="0"/>
        <w:jc w:val="center"/>
        <w:rPr>
          <w:del w:id="27" w:author="user" w:date="2026-09-22T23:25:00Z"/>
        </w:rPr>
      </w:pPr>
    </w:p>
    <w:p w14:paraId="6D26B9EC" w14:textId="01B78E5F" w:rsidR="00BD5EB1" w:rsidDel="00E33282" w:rsidRDefault="00BD5EB1" w:rsidP="00E33282">
      <w:pPr>
        <w:spacing w:after="0"/>
        <w:ind w:firstLine="0"/>
        <w:jc w:val="center"/>
        <w:rPr>
          <w:del w:id="28" w:author="user" w:date="2026-09-22T23:25:00Z"/>
        </w:rPr>
      </w:pPr>
    </w:p>
    <w:p w14:paraId="79DD7AE5" w14:textId="40C09FBA" w:rsidR="00BD5EB1" w:rsidDel="00E33282" w:rsidRDefault="00BD5EB1" w:rsidP="00E33282">
      <w:pPr>
        <w:spacing w:after="0"/>
        <w:ind w:firstLine="0"/>
        <w:jc w:val="center"/>
        <w:rPr>
          <w:del w:id="29" w:author="user" w:date="2026-09-22T23:25:00Z"/>
        </w:rPr>
      </w:pPr>
    </w:p>
    <w:p w14:paraId="38BC68C7" w14:textId="2F0C7BB3" w:rsidR="00BD5EB1" w:rsidDel="00E33282" w:rsidRDefault="00BD5EB1" w:rsidP="00E33282">
      <w:pPr>
        <w:spacing w:after="0"/>
        <w:ind w:firstLine="0"/>
        <w:jc w:val="center"/>
        <w:rPr>
          <w:del w:id="30" w:author="user" w:date="2026-09-22T23:25:00Z"/>
        </w:rPr>
      </w:pPr>
    </w:p>
    <w:p w14:paraId="0CF260F7" w14:textId="35059A81" w:rsidR="00BD5EB1" w:rsidDel="00E33282" w:rsidRDefault="00BD5EB1" w:rsidP="00E33282">
      <w:pPr>
        <w:spacing w:after="0"/>
        <w:ind w:firstLine="0"/>
        <w:jc w:val="center"/>
        <w:rPr>
          <w:del w:id="31" w:author="user" w:date="2026-09-22T23:25:00Z"/>
        </w:rPr>
      </w:pPr>
    </w:p>
    <w:p w14:paraId="33050820" w14:textId="6315957B" w:rsidR="00BD5EB1" w:rsidDel="00E33282" w:rsidRDefault="00BD5EB1" w:rsidP="00E33282">
      <w:pPr>
        <w:spacing w:after="0"/>
        <w:ind w:firstLine="0"/>
        <w:jc w:val="center"/>
        <w:rPr>
          <w:del w:id="32" w:author="user" w:date="2026-09-22T23:25:00Z"/>
        </w:rPr>
      </w:pPr>
    </w:p>
    <w:p w14:paraId="4E147210" w14:textId="0168BC9D" w:rsidR="00BD5EB1" w:rsidDel="00E33282" w:rsidRDefault="00BD5EB1" w:rsidP="00E33282">
      <w:pPr>
        <w:spacing w:after="0"/>
        <w:ind w:firstLine="0"/>
        <w:jc w:val="center"/>
        <w:rPr>
          <w:del w:id="33" w:author="user" w:date="2026-09-22T23:25:00Z"/>
        </w:rPr>
      </w:pPr>
    </w:p>
    <w:p w14:paraId="2A187C9F" w14:textId="77777777" w:rsidR="00BD5EB1" w:rsidDel="00E33282" w:rsidRDefault="00BD5EB1" w:rsidP="00E33282">
      <w:pPr>
        <w:spacing w:after="0"/>
        <w:ind w:firstLine="0"/>
        <w:jc w:val="center"/>
        <w:rPr>
          <w:del w:id="34" w:author="user" w:date="2026-09-22T23:25:00Z"/>
        </w:rPr>
      </w:pPr>
    </w:p>
    <w:p w14:paraId="0A0F5270" w14:textId="623F7431" w:rsidR="00BD5EB1" w:rsidDel="00E33282" w:rsidRDefault="00BD5EB1" w:rsidP="00E33282">
      <w:pPr>
        <w:spacing w:after="0"/>
        <w:ind w:firstLine="0"/>
        <w:jc w:val="center"/>
        <w:rPr>
          <w:del w:id="35" w:author="user" w:date="2026-09-22T23:25:00Z"/>
        </w:rPr>
      </w:pPr>
    </w:p>
    <w:p w14:paraId="65C4CEEA" w14:textId="6AA71BD6" w:rsidR="004605E4" w:rsidRDefault="00751A2E" w:rsidP="00E33282">
      <w:pPr>
        <w:spacing w:after="0"/>
        <w:ind w:firstLine="0"/>
        <w:pPrChange w:id="36" w:author="user" w:date="2026-09-22T23:25:00Z">
          <w:pPr>
            <w:spacing w:after="0"/>
            <w:ind w:firstLine="0"/>
            <w:jc w:val="center"/>
          </w:pPr>
        </w:pPrChange>
      </w:pPr>
      <w:ins w:id="37" w:author="user" w:date="2026-09-22T23:25:00Z">
        <w:r>
          <w:t xml:space="preserve">    </w:t>
        </w:r>
      </w:ins>
      <w:ins w:id="38" w:author="user" w:date="2026-09-22T23:26:00Z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ins>
      <w:r w:rsidR="004605E4">
        <w:t>Выполнил: Лапутько А. О.</w:t>
      </w:r>
    </w:p>
    <w:p w14:paraId="7A8EFFB8" w14:textId="4483ABBD" w:rsidR="00BD5EB1" w:rsidRDefault="00E33282" w:rsidP="00E33282">
      <w:pPr>
        <w:spacing w:after="0"/>
        <w:ind w:left="2880" w:firstLine="720"/>
        <w:jc w:val="center"/>
      </w:pPr>
      <w:ins w:id="39" w:author="user" w:date="2026-09-22T23:23:00Z">
        <w:r>
          <w:t xml:space="preserve">                               </w:t>
        </w:r>
      </w:ins>
      <w:r w:rsidR="00BD5EB1">
        <w:t>1 курс 7 группа</w:t>
      </w:r>
      <w:r w:rsidR="004605E4">
        <w:t xml:space="preserve"> 1 подгруппа</w:t>
      </w:r>
    </w:p>
    <w:p w14:paraId="64FB1518" w14:textId="56998F7B" w:rsidR="00E33282" w:rsidRPr="00E33282" w:rsidRDefault="00E33282" w:rsidP="00E33282">
      <w:pPr>
        <w:ind w:firstLine="0"/>
        <w:jc w:val="center"/>
        <w:rPr>
          <w:ins w:id="40" w:author="user" w:date="2026-09-22T23:24:00Z"/>
          <w:rPrChange w:id="41" w:author="user" w:date="2026-09-22T23:25:00Z">
            <w:rPr>
              <w:ins w:id="42" w:author="user" w:date="2026-09-22T23:24:00Z"/>
              <w:sz w:val="24"/>
              <w:szCs w:val="24"/>
              <w:lang w:eastAsia="ru-RU"/>
            </w:rPr>
          </w:rPrChange>
        </w:rPr>
        <w:pPrChange w:id="43" w:author="user" w:date="2026-09-22T23:25:00Z">
          <w:pPr>
            <w:ind w:firstLine="0"/>
            <w:jc w:val="left"/>
          </w:pPr>
        </w:pPrChange>
      </w:pPr>
      <w:ins w:id="44" w:author="user" w:date="2026-09-22T23:25:00Z">
        <w:r>
          <w:t xml:space="preserve">                                                                             </w:t>
        </w:r>
      </w:ins>
      <w:r w:rsidR="004605E4">
        <w:t>Проверил</w:t>
      </w:r>
      <w:r w:rsidR="00BD5EB1">
        <w:t>:</w:t>
      </w:r>
      <w:ins w:id="45" w:author="user" w:date="2026-09-22T23:24:00Z">
        <w:r w:rsidRPr="00E33282">
          <w:t xml:space="preserve"> </w:t>
        </w:r>
        <w:r w:rsidRPr="00E33282">
          <w:rPr>
            <w:rPrChange w:id="46" w:author="user" w:date="2026-09-22T23:25:00Z">
              <w:rPr>
                <w:sz w:val="24"/>
                <w:szCs w:val="24"/>
                <w:lang w:eastAsia="ru-RU"/>
              </w:rPr>
            </w:rPrChange>
          </w:rPr>
          <w:t>Лыкова Ю.Д.</w:t>
        </w:r>
      </w:ins>
      <w:ins w:id="47" w:author="user" w:date="2026-09-22T23:25:00Z">
        <w:r>
          <w:t xml:space="preserve">              </w:t>
        </w:r>
      </w:ins>
    </w:p>
    <w:p w14:paraId="7F3ABAE5" w14:textId="77777777" w:rsidR="00751A2E" w:rsidRDefault="00751A2E" w:rsidP="00751A2E">
      <w:pPr>
        <w:spacing w:after="2280"/>
        <w:ind w:firstLine="0"/>
        <w:rPr>
          <w:ins w:id="48" w:author="user" w:date="2026-09-22T23:26:00Z"/>
        </w:rPr>
        <w:pPrChange w:id="49" w:author="user" w:date="2026-09-22T23:26:00Z">
          <w:pPr>
            <w:spacing w:after="2280"/>
            <w:ind w:firstLine="0"/>
            <w:jc w:val="center"/>
          </w:pPr>
        </w:pPrChange>
      </w:pPr>
    </w:p>
    <w:p w14:paraId="21F76EF2" w14:textId="21C5578B" w:rsidR="008A1C01" w:rsidDel="00E33282" w:rsidRDefault="007412A4" w:rsidP="00751A2E">
      <w:pPr>
        <w:spacing w:after="2280"/>
        <w:ind w:firstLine="0"/>
        <w:jc w:val="center"/>
        <w:rPr>
          <w:del w:id="50" w:author="user" w:date="2026-09-22T23:25:00Z"/>
        </w:rPr>
        <w:pPrChange w:id="51" w:author="user" w:date="2026-09-22T23:26:00Z">
          <w:pPr>
            <w:spacing w:after="2280"/>
            <w:ind w:firstLine="5387"/>
            <w:jc w:val="left"/>
          </w:pPr>
        </w:pPrChange>
      </w:pPr>
      <w:del w:id="52" w:author="user" w:date="2026-09-22T23:23:00Z">
        <w:r w:rsidDel="00E33282">
          <w:delText>Белодед Н.И</w:delText>
        </w:r>
      </w:del>
      <w:del w:id="53" w:author="user" w:date="2026-09-22T23:24:00Z">
        <w:r w:rsidDel="00E33282">
          <w:delText>.</w:delText>
        </w:r>
      </w:del>
    </w:p>
    <w:p w14:paraId="391CC2E9" w14:textId="17CD2789" w:rsidR="00BD5EB1" w:rsidRDefault="00BD5EB1" w:rsidP="00751A2E">
      <w:pPr>
        <w:spacing w:after="2280"/>
        <w:ind w:firstLine="0"/>
        <w:jc w:val="center"/>
      </w:pPr>
      <w:r>
        <w:t>Минск 2026</w:t>
      </w:r>
    </w:p>
    <w:p w14:paraId="7FF005F0" w14:textId="6BA90F45" w:rsidR="008D0490" w:rsidRDefault="008D0490" w:rsidP="008907C2">
      <w:pPr>
        <w:jc w:val="left"/>
        <w:rPr>
          <w:sz w:val="24"/>
          <w:szCs w:val="24"/>
        </w:rPr>
        <w:pPrChange w:id="54" w:author="user" w:date="2026-09-22T23:23:00Z">
          <w:pPr/>
        </w:pPrChange>
      </w:pPr>
      <w:r>
        <w:rPr>
          <w:b/>
          <w:bCs/>
        </w:rPr>
        <w:lastRenderedPageBreak/>
        <w:t>Тема</w:t>
      </w:r>
      <w:r>
        <w:t>: Этапы обработки исходного кода</w:t>
      </w:r>
    </w:p>
    <w:p w14:paraId="3620B2E3" w14:textId="77777777" w:rsidR="008D0490" w:rsidRDefault="008D0490" w:rsidP="008907C2">
      <w:pPr>
        <w:jc w:val="left"/>
        <w:pPrChange w:id="55" w:author="user" w:date="2026-09-22T23:23:00Z">
          <w:pPr/>
        </w:pPrChange>
      </w:pPr>
      <w:r>
        <w:rPr>
          <w:b/>
          <w:bCs/>
        </w:rPr>
        <w:t>Цель работы</w:t>
      </w:r>
      <w:r>
        <w:t xml:space="preserve">: создание приложения на языке программирования С++ в интегрированной среде разработки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; исследование свойств проекта; размещение проекта на жестком диске.</w:t>
      </w:r>
    </w:p>
    <w:p w14:paraId="1F7B7B1E" w14:textId="6E7D7D0F" w:rsidR="008D0490" w:rsidDel="00B261F8" w:rsidRDefault="008D0490" w:rsidP="008907C2">
      <w:pPr>
        <w:jc w:val="left"/>
        <w:rPr>
          <w:del w:id="56" w:author="user" w:date="2026-09-22T23:15:00Z"/>
        </w:rPr>
        <w:pPrChange w:id="57" w:author="user" w:date="2026-09-22T23:23:00Z">
          <w:pPr/>
        </w:pPrChange>
      </w:pPr>
      <w:del w:id="58" w:author="user" w:date="2026-09-22T23:15:00Z">
        <w:r w:rsidDel="00B261F8">
          <w:delText xml:space="preserve">1.Добавила новый проект с именем Lab_02 в решении </w:delText>
        </w:r>
        <w:r w:rsidDel="00B261F8">
          <w:rPr>
            <w:lang w:val="en-US"/>
          </w:rPr>
          <w:delText>HelloWorld</w:delText>
        </w:r>
        <w:r w:rsidDel="00B261F8">
          <w:delText xml:space="preserve">. В обозревателе решений в папку проекта Исходные файлы добавила новый элемент с именем </w:delText>
        </w:r>
        <w:r w:rsidDel="00B261F8">
          <w:rPr>
            <w:lang w:val="en-US"/>
          </w:rPr>
          <w:delText>lab</w:delText>
        </w:r>
        <w:r w:rsidDel="00B261F8">
          <w:delText>02.</w:delText>
        </w:r>
      </w:del>
    </w:p>
    <w:p w14:paraId="750ADB29" w14:textId="77777777" w:rsidR="00B261F8" w:rsidRPr="00B261F8" w:rsidRDefault="00B261F8" w:rsidP="008907C2">
      <w:pPr>
        <w:ind w:left="709" w:firstLine="0"/>
        <w:jc w:val="left"/>
        <w:rPr>
          <w:ins w:id="59" w:author="user" w:date="2026-09-22T23:15:00Z"/>
          <w:rPrChange w:id="60" w:author="user" w:date="2026-09-22T23:15:00Z">
            <w:rPr>
              <w:ins w:id="61" w:author="user" w:date="2026-09-22T23:15:00Z"/>
              <w:lang w:eastAsia="ru-RU"/>
            </w:rPr>
          </w:rPrChange>
        </w:rPr>
        <w:pPrChange w:id="62" w:author="user" w:date="2026-09-22T23:23:00Z">
          <w:pPr>
            <w:shd w:val="clear" w:color="auto" w:fill="191919"/>
            <w:spacing w:before="120" w:after="120" w:line="420" w:lineRule="atLeast"/>
            <w:jc w:val="left"/>
          </w:pPr>
        </w:pPrChange>
      </w:pPr>
      <w:ins w:id="63" w:author="user" w:date="2026-09-22T23:15:00Z">
        <w:r w:rsidRPr="00594DF4">
          <w:rPr>
            <w:b/>
            <w:bCs/>
            <w:lang w:eastAsia="ru-RU"/>
          </w:rPr>
          <w:t>Задание 2.</w:t>
        </w:r>
        <w:r w:rsidRPr="00594DF4">
          <w:rPr>
            <w:lang w:eastAsia="ru-RU"/>
          </w:rPr>
          <w:t> Создание нового проекта </w:t>
        </w:r>
        <w:r w:rsidRPr="00B261F8">
          <w:rPr>
            <w:rPrChange w:id="64" w:author="user" w:date="2026-09-22T23:15:00Z">
              <w:rPr>
                <w:rFonts w:ascii="Consolas" w:hAnsi="Consolas" w:cs="Courier New"/>
                <w:sz w:val="21"/>
                <w:szCs w:val="21"/>
                <w:shd w:val="clear" w:color="auto" w:fill="262626"/>
                <w:lang w:eastAsia="ru-RU"/>
              </w:rPr>
            </w:rPrChange>
          </w:rPr>
          <w:t>Lab_02</w:t>
        </w:r>
        <w:r w:rsidRPr="00B261F8">
          <w:rPr>
            <w:rPrChange w:id="65" w:author="user" w:date="2026-09-22T23:15:00Z">
              <w:rPr>
                <w:lang w:eastAsia="ru-RU"/>
              </w:rPr>
            </w:rPrChange>
          </w:rPr>
          <w:t>:</w:t>
        </w:r>
      </w:ins>
    </w:p>
    <w:p w14:paraId="3C869860" w14:textId="4A7EFCAA" w:rsidR="00B261F8" w:rsidRPr="00B261F8" w:rsidRDefault="00B261F8" w:rsidP="008907C2">
      <w:pPr>
        <w:ind w:left="709" w:firstLine="0"/>
        <w:jc w:val="left"/>
        <w:rPr>
          <w:ins w:id="66" w:author="user" w:date="2026-09-22T23:15:00Z"/>
          <w:rPrChange w:id="67" w:author="user" w:date="2026-09-22T23:15:00Z">
            <w:rPr>
              <w:ins w:id="68" w:author="user" w:date="2026-09-22T23:15:00Z"/>
              <w:lang w:eastAsia="ru-RU"/>
            </w:rPr>
          </w:rPrChange>
        </w:rPr>
        <w:pPrChange w:id="69" w:author="user" w:date="2026-09-22T23:23:00Z">
          <w:pPr>
            <w:numPr>
              <w:numId w:val="6"/>
            </w:numPr>
            <w:shd w:val="clear" w:color="auto" w:fill="191919"/>
            <w:tabs>
              <w:tab w:val="num" w:pos="720"/>
            </w:tabs>
            <w:spacing w:before="120" w:after="120"/>
            <w:ind w:left="720" w:hanging="360"/>
            <w:jc w:val="left"/>
          </w:pPr>
        </w:pPrChange>
      </w:pPr>
      <w:ins w:id="70" w:author="user" w:date="2026-09-22T23:15:00Z">
        <w:r w:rsidRPr="00B261F8">
          <w:rPr>
            <w:rPrChange w:id="71" w:author="user" w:date="2026-09-22T23:15:00Z">
              <w:rPr>
                <w:lang w:eastAsia="ru-RU"/>
              </w:rPr>
            </w:rPrChange>
          </w:rPr>
          <w:t xml:space="preserve">В обозревателе решений правый клик на </w:t>
        </w:r>
        <w:proofErr w:type="gramStart"/>
        <w:r w:rsidRPr="00B261F8">
          <w:rPr>
            <w:rPrChange w:id="72" w:author="user" w:date="2026-09-22T23:15:00Z">
              <w:rPr>
                <w:lang w:eastAsia="ru-RU"/>
              </w:rPr>
            </w:rPrChange>
          </w:rPr>
          <w:t>решение  →</w:t>
        </w:r>
        <w:proofErr w:type="gramEnd"/>
        <w:r w:rsidRPr="00B261F8">
          <w:rPr>
            <w:rPrChange w:id="73" w:author="user" w:date="2026-09-22T23:15:00Z">
              <w:rPr>
                <w:lang w:eastAsia="ru-RU"/>
              </w:rPr>
            </w:rPrChange>
          </w:rPr>
          <w:t> </w:t>
        </w:r>
        <w:r w:rsidRPr="00B261F8">
          <w:rPr>
            <w:rPrChange w:id="74" w:author="user" w:date="2026-09-22T23:15:00Z">
              <w:rPr>
                <w:b/>
                <w:bCs/>
                <w:lang w:eastAsia="ru-RU"/>
              </w:rPr>
            </w:rPrChange>
          </w:rPr>
          <w:t>Добавить</w:t>
        </w:r>
        <w:r w:rsidRPr="00B261F8">
          <w:rPr>
            <w:rPrChange w:id="75" w:author="user" w:date="2026-09-22T23:15:00Z">
              <w:rPr>
                <w:lang w:eastAsia="ru-RU"/>
              </w:rPr>
            </w:rPrChange>
          </w:rPr>
          <w:t> → </w:t>
        </w:r>
        <w:r w:rsidRPr="00B261F8">
          <w:rPr>
            <w:rPrChange w:id="76" w:author="user" w:date="2026-09-22T23:15:00Z">
              <w:rPr>
                <w:b/>
                <w:bCs/>
                <w:lang w:eastAsia="ru-RU"/>
              </w:rPr>
            </w:rPrChange>
          </w:rPr>
          <w:t>Новый проект</w:t>
        </w:r>
      </w:ins>
    </w:p>
    <w:p w14:paraId="129064AF" w14:textId="77777777" w:rsidR="00B261F8" w:rsidRPr="00B261F8" w:rsidRDefault="00B261F8" w:rsidP="008907C2">
      <w:pPr>
        <w:ind w:left="709" w:firstLine="0"/>
        <w:jc w:val="left"/>
        <w:rPr>
          <w:ins w:id="77" w:author="user" w:date="2026-09-22T23:15:00Z"/>
          <w:rPrChange w:id="78" w:author="user" w:date="2026-09-22T23:15:00Z">
            <w:rPr>
              <w:ins w:id="79" w:author="user" w:date="2026-09-22T23:15:00Z"/>
              <w:lang w:eastAsia="ru-RU"/>
            </w:rPr>
          </w:rPrChange>
        </w:rPr>
        <w:pPrChange w:id="80" w:author="user" w:date="2026-09-22T23:23:00Z">
          <w:pPr>
            <w:numPr>
              <w:numId w:val="6"/>
            </w:numPr>
            <w:shd w:val="clear" w:color="auto" w:fill="191919"/>
            <w:tabs>
              <w:tab w:val="num" w:pos="720"/>
            </w:tabs>
            <w:spacing w:before="120" w:after="120"/>
            <w:ind w:left="720" w:hanging="360"/>
            <w:jc w:val="left"/>
          </w:pPr>
        </w:pPrChange>
      </w:pPr>
      <w:ins w:id="81" w:author="user" w:date="2026-09-22T23:15:00Z">
        <w:r w:rsidRPr="00B261F8">
          <w:rPr>
            <w:rPrChange w:id="82" w:author="user" w:date="2026-09-22T23:15:00Z">
              <w:rPr>
                <w:lang w:eastAsia="ru-RU"/>
              </w:rPr>
            </w:rPrChange>
          </w:rPr>
          <w:t>Выберите шаблон </w:t>
        </w:r>
        <w:r w:rsidRPr="00B261F8">
          <w:rPr>
            <w:rPrChange w:id="83" w:author="user" w:date="2026-09-22T23:15:00Z">
              <w:rPr>
                <w:b/>
                <w:bCs/>
                <w:lang w:eastAsia="ru-RU"/>
              </w:rPr>
            </w:rPrChange>
          </w:rPr>
          <w:t>Пустой проект (</w:t>
        </w:r>
        <w:proofErr w:type="spellStart"/>
        <w:r w:rsidRPr="00B261F8">
          <w:rPr>
            <w:rPrChange w:id="84" w:author="user" w:date="2026-09-22T23:15:00Z">
              <w:rPr>
                <w:lang w:eastAsia="ru-RU"/>
              </w:rPr>
            </w:rPrChange>
          </w:rPr>
          <w:t>Empty</w:t>
        </w:r>
        <w:proofErr w:type="spellEnd"/>
        <w:r w:rsidRPr="00B261F8">
          <w:rPr>
            <w:rPrChange w:id="85" w:author="user" w:date="2026-09-22T23:15:00Z">
              <w:rPr>
                <w:lang w:eastAsia="ru-RU"/>
              </w:rPr>
            </w:rPrChange>
          </w:rPr>
          <w:t xml:space="preserve"> </w:t>
        </w:r>
        <w:proofErr w:type="spellStart"/>
        <w:r w:rsidRPr="00B261F8">
          <w:rPr>
            <w:rPrChange w:id="86" w:author="user" w:date="2026-09-22T23:15:00Z">
              <w:rPr>
                <w:lang w:eastAsia="ru-RU"/>
              </w:rPr>
            </w:rPrChange>
          </w:rPr>
          <w:t>Project</w:t>
        </w:r>
        <w:proofErr w:type="spellEnd"/>
        <w:r w:rsidRPr="00B261F8">
          <w:rPr>
            <w:rPrChange w:id="87" w:author="user" w:date="2026-09-22T23:15:00Z">
              <w:rPr>
                <w:lang w:eastAsia="ru-RU"/>
              </w:rPr>
            </w:rPrChange>
          </w:rPr>
          <w:t>) → имя </w:t>
        </w:r>
        <w:r w:rsidRPr="00B261F8">
          <w:rPr>
            <w:rPrChange w:id="88" w:author="user" w:date="2026-09-22T23:15:00Z">
              <w:rPr>
                <w:rFonts w:ascii="Consolas" w:hAnsi="Consolas" w:cs="Courier New"/>
                <w:sz w:val="21"/>
                <w:szCs w:val="21"/>
                <w:shd w:val="clear" w:color="auto" w:fill="262626"/>
                <w:lang w:eastAsia="ru-RU"/>
              </w:rPr>
            </w:rPrChange>
          </w:rPr>
          <w:t>Lab_02</w:t>
        </w:r>
        <w:r w:rsidRPr="00B261F8">
          <w:rPr>
            <w:rPrChange w:id="89" w:author="user" w:date="2026-09-22T23:15:00Z">
              <w:rPr>
                <w:lang w:eastAsia="ru-RU"/>
              </w:rPr>
            </w:rPrChange>
          </w:rPr>
          <w:t> → ОК</w:t>
        </w:r>
      </w:ins>
    </w:p>
    <w:p w14:paraId="5F2F00C4" w14:textId="7D4256DA" w:rsidR="008D0490" w:rsidDel="00B261F8" w:rsidRDefault="008D0490" w:rsidP="008907C2">
      <w:pPr>
        <w:jc w:val="left"/>
        <w:rPr>
          <w:del w:id="90" w:author="user" w:date="2026-09-22T23:15:00Z"/>
        </w:rPr>
        <w:pPrChange w:id="91" w:author="user" w:date="2026-09-22T23:23:00Z">
          <w:pPr/>
        </w:pPrChange>
      </w:pPr>
      <w:del w:id="92" w:author="user" w:date="2026-09-22T23:15:00Z">
        <w:r w:rsidDel="00B261F8">
          <w:delText>2.Ввела исходный текст программы, введя свои данные на английском языке.</w:delText>
        </w:r>
      </w:del>
    </w:p>
    <w:p w14:paraId="293D5B5C" w14:textId="39B9FF3D" w:rsidR="008D0490" w:rsidRDefault="008D0490" w:rsidP="008907C2">
      <w:pPr>
        <w:jc w:val="left"/>
        <w:pPrChange w:id="93" w:author="user" w:date="2026-09-22T23:23:00Z">
          <w:pPr/>
        </w:pPrChange>
      </w:pPr>
      <w:r>
        <w:rPr>
          <w:noProof/>
          <w:lang w:eastAsia="ru-RU"/>
        </w:rPr>
        <w:drawing>
          <wp:inline distT="0" distB="0" distL="0" distR="0" wp14:anchorId="682C20B7" wp14:editId="678A24FD">
            <wp:extent cx="4495800" cy="25374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6B170" w14:textId="77777777" w:rsidR="008D0490" w:rsidRDefault="008D0490" w:rsidP="008907C2">
      <w:pPr>
        <w:jc w:val="left"/>
        <w:pPrChange w:id="94" w:author="user" w:date="2026-09-22T23:23:00Z">
          <w:pPr/>
        </w:pPrChange>
      </w:pPr>
    </w:p>
    <w:p w14:paraId="55708412" w14:textId="77777777" w:rsidR="00594DF4" w:rsidRPr="00594DF4" w:rsidRDefault="00594DF4" w:rsidP="008907C2">
      <w:pPr>
        <w:jc w:val="left"/>
        <w:rPr>
          <w:ins w:id="95" w:author="user" w:date="2026-09-22T23:15:00Z"/>
          <w:rPrChange w:id="96" w:author="user" w:date="2026-09-22T23:15:00Z">
            <w:rPr>
              <w:ins w:id="97" w:author="user" w:date="2026-09-22T23:15:00Z"/>
              <w:lang w:eastAsia="ru-RU"/>
            </w:rPr>
          </w:rPrChange>
        </w:rPr>
        <w:pPrChange w:id="98" w:author="user" w:date="2026-09-22T23:23:00Z">
          <w:pPr>
            <w:shd w:val="clear" w:color="auto" w:fill="191919"/>
            <w:spacing w:before="120" w:after="120" w:line="420" w:lineRule="atLeast"/>
            <w:jc w:val="left"/>
          </w:pPr>
        </w:pPrChange>
      </w:pPr>
      <w:ins w:id="99" w:author="user" w:date="2026-09-22T23:15:00Z">
        <w:r w:rsidRPr="00594DF4">
          <w:rPr>
            <w:rPrChange w:id="100" w:author="user" w:date="2026-09-22T23:15:00Z">
              <w:rPr>
                <w:b/>
                <w:bCs/>
                <w:lang w:eastAsia="ru-RU"/>
              </w:rPr>
            </w:rPrChange>
          </w:rPr>
          <w:t>Задание 3.</w:t>
        </w:r>
        <w:r w:rsidRPr="00594DF4">
          <w:rPr>
            <w:rPrChange w:id="101" w:author="user" w:date="2026-09-22T23:15:00Z">
              <w:rPr>
                <w:lang w:eastAsia="ru-RU"/>
              </w:rPr>
            </w:rPrChange>
          </w:rPr>
          <w:t> Добавление файла исходного кода:</w:t>
        </w:r>
      </w:ins>
    </w:p>
    <w:p w14:paraId="58877F2E" w14:textId="77777777" w:rsidR="00594DF4" w:rsidRPr="00594DF4" w:rsidRDefault="00594DF4" w:rsidP="008907C2">
      <w:pPr>
        <w:jc w:val="left"/>
        <w:rPr>
          <w:ins w:id="102" w:author="user" w:date="2026-09-22T23:15:00Z"/>
          <w:rPrChange w:id="103" w:author="user" w:date="2026-09-22T23:15:00Z">
            <w:rPr>
              <w:ins w:id="104" w:author="user" w:date="2026-09-22T23:15:00Z"/>
              <w:lang w:eastAsia="ru-RU"/>
            </w:rPr>
          </w:rPrChange>
        </w:rPr>
        <w:pPrChange w:id="105" w:author="user" w:date="2026-09-22T23:23:00Z">
          <w:pPr>
            <w:numPr>
              <w:numId w:val="7"/>
            </w:numPr>
            <w:shd w:val="clear" w:color="auto" w:fill="191919"/>
            <w:tabs>
              <w:tab w:val="num" w:pos="720"/>
            </w:tabs>
            <w:spacing w:before="120" w:after="120"/>
            <w:ind w:left="720" w:hanging="360"/>
            <w:jc w:val="left"/>
          </w:pPr>
        </w:pPrChange>
      </w:pPr>
      <w:ins w:id="106" w:author="user" w:date="2026-09-22T23:15:00Z">
        <w:r w:rsidRPr="00594DF4">
          <w:rPr>
            <w:rPrChange w:id="107" w:author="user" w:date="2026-09-22T23:15:00Z">
              <w:rPr>
                <w:lang w:eastAsia="ru-RU"/>
              </w:rPr>
            </w:rPrChange>
          </w:rPr>
          <w:t>В обозревателе решений правый клик на папку </w:t>
        </w:r>
        <w:r w:rsidRPr="00594DF4">
          <w:rPr>
            <w:rPrChange w:id="108" w:author="user" w:date="2026-09-22T23:15:00Z">
              <w:rPr>
                <w:b/>
                <w:bCs/>
                <w:lang w:eastAsia="ru-RU"/>
              </w:rPr>
            </w:rPrChange>
          </w:rPr>
          <w:t>Исходные файлы</w:t>
        </w:r>
        <w:r w:rsidRPr="00594DF4">
          <w:rPr>
            <w:rPrChange w:id="109" w:author="user" w:date="2026-09-22T23:15:00Z">
              <w:rPr>
                <w:lang w:eastAsia="ru-RU"/>
              </w:rPr>
            </w:rPrChange>
          </w:rPr>
          <w:t> в </w:t>
        </w:r>
        <w:r w:rsidRPr="00594DF4">
          <w:rPr>
            <w:rPrChange w:id="110" w:author="user" w:date="2026-09-22T23:15:00Z">
              <w:rPr>
                <w:rFonts w:ascii="Consolas" w:hAnsi="Consolas" w:cs="Courier New"/>
                <w:sz w:val="21"/>
                <w:szCs w:val="21"/>
                <w:shd w:val="clear" w:color="auto" w:fill="262626"/>
                <w:lang w:eastAsia="ru-RU"/>
              </w:rPr>
            </w:rPrChange>
          </w:rPr>
          <w:t>Lab_02</w:t>
        </w:r>
        <w:r w:rsidRPr="00594DF4">
          <w:rPr>
            <w:rPrChange w:id="111" w:author="user" w:date="2026-09-22T23:15:00Z">
              <w:rPr>
                <w:lang w:eastAsia="ru-RU"/>
              </w:rPr>
            </w:rPrChange>
          </w:rPr>
          <w:t> → </w:t>
        </w:r>
        <w:r w:rsidRPr="00594DF4">
          <w:rPr>
            <w:rPrChange w:id="112" w:author="user" w:date="2026-09-22T23:15:00Z">
              <w:rPr>
                <w:b/>
                <w:bCs/>
                <w:lang w:eastAsia="ru-RU"/>
              </w:rPr>
            </w:rPrChange>
          </w:rPr>
          <w:t>Добавить</w:t>
        </w:r>
        <w:r w:rsidRPr="00594DF4">
          <w:rPr>
            <w:rPrChange w:id="113" w:author="user" w:date="2026-09-22T23:15:00Z">
              <w:rPr>
                <w:lang w:eastAsia="ru-RU"/>
              </w:rPr>
            </w:rPrChange>
          </w:rPr>
          <w:t> → </w:t>
        </w:r>
        <w:r w:rsidRPr="00594DF4">
          <w:rPr>
            <w:rPrChange w:id="114" w:author="user" w:date="2026-09-22T23:15:00Z">
              <w:rPr>
                <w:b/>
                <w:bCs/>
                <w:lang w:eastAsia="ru-RU"/>
              </w:rPr>
            </w:rPrChange>
          </w:rPr>
          <w:t>Новый элемент</w:t>
        </w:r>
      </w:ins>
    </w:p>
    <w:p w14:paraId="6126DCFA" w14:textId="77777777" w:rsidR="00594DF4" w:rsidRPr="00594DF4" w:rsidRDefault="00594DF4" w:rsidP="008907C2">
      <w:pPr>
        <w:jc w:val="left"/>
        <w:rPr>
          <w:ins w:id="115" w:author="user" w:date="2026-09-22T23:15:00Z"/>
          <w:rPrChange w:id="116" w:author="user" w:date="2026-09-22T23:15:00Z">
            <w:rPr>
              <w:ins w:id="117" w:author="user" w:date="2026-09-22T23:15:00Z"/>
              <w:lang w:eastAsia="ru-RU"/>
            </w:rPr>
          </w:rPrChange>
        </w:rPr>
        <w:pPrChange w:id="118" w:author="user" w:date="2026-09-22T23:23:00Z">
          <w:pPr>
            <w:numPr>
              <w:numId w:val="7"/>
            </w:numPr>
            <w:shd w:val="clear" w:color="auto" w:fill="191919"/>
            <w:tabs>
              <w:tab w:val="num" w:pos="720"/>
            </w:tabs>
            <w:spacing w:before="120" w:after="120"/>
            <w:ind w:left="720" w:hanging="360"/>
            <w:jc w:val="left"/>
          </w:pPr>
        </w:pPrChange>
      </w:pPr>
      <w:ins w:id="119" w:author="user" w:date="2026-09-22T23:15:00Z">
        <w:r w:rsidRPr="00594DF4">
          <w:rPr>
            <w:rPrChange w:id="120" w:author="user" w:date="2026-09-22T23:15:00Z">
              <w:rPr>
                <w:lang w:eastAsia="ru-RU"/>
              </w:rPr>
            </w:rPrChange>
          </w:rPr>
          <w:t>Выберите Файл C++ (.</w:t>
        </w:r>
        <w:proofErr w:type="spellStart"/>
        <w:r w:rsidRPr="00594DF4">
          <w:rPr>
            <w:rPrChange w:id="121" w:author="user" w:date="2026-09-22T23:15:00Z">
              <w:rPr>
                <w:b/>
                <w:bCs/>
                <w:lang w:eastAsia="ru-RU"/>
              </w:rPr>
            </w:rPrChange>
          </w:rPr>
          <w:t>cpp</w:t>
        </w:r>
        <w:proofErr w:type="spellEnd"/>
        <w:r w:rsidRPr="00594DF4">
          <w:rPr>
            <w:rPrChange w:id="122" w:author="user" w:date="2026-09-22T23:15:00Z">
              <w:rPr>
                <w:b/>
                <w:bCs/>
                <w:lang w:eastAsia="ru-RU"/>
              </w:rPr>
            </w:rPrChange>
          </w:rPr>
          <w:t>)</w:t>
        </w:r>
        <w:r w:rsidRPr="00594DF4">
          <w:rPr>
            <w:rPrChange w:id="123" w:author="user" w:date="2026-09-22T23:15:00Z">
              <w:rPr>
                <w:lang w:eastAsia="ru-RU"/>
              </w:rPr>
            </w:rPrChange>
          </w:rPr>
          <w:t>, имя </w:t>
        </w:r>
        <w:r w:rsidRPr="00594DF4">
          <w:rPr>
            <w:rPrChange w:id="124" w:author="user" w:date="2026-09-22T23:15:00Z">
              <w:rPr>
                <w:rFonts w:ascii="Consolas" w:hAnsi="Consolas" w:cs="Courier New"/>
                <w:sz w:val="21"/>
                <w:szCs w:val="21"/>
                <w:shd w:val="clear" w:color="auto" w:fill="262626"/>
                <w:lang w:eastAsia="ru-RU"/>
              </w:rPr>
            </w:rPrChange>
          </w:rPr>
          <w:t>lab02</w:t>
        </w:r>
        <w:r w:rsidRPr="00594DF4">
          <w:rPr>
            <w:rPrChange w:id="125" w:author="user" w:date="2026-09-22T23:15:00Z">
              <w:rPr>
                <w:lang w:eastAsia="ru-RU"/>
              </w:rPr>
            </w:rPrChange>
          </w:rPr>
          <w:t> → Добавить</w:t>
        </w:r>
      </w:ins>
    </w:p>
    <w:p w14:paraId="34726C3E" w14:textId="706E6047" w:rsidR="008D0490" w:rsidDel="00594DF4" w:rsidRDefault="008D0490" w:rsidP="008907C2">
      <w:pPr>
        <w:jc w:val="left"/>
        <w:rPr>
          <w:del w:id="126" w:author="user" w:date="2026-09-22T23:15:00Z"/>
        </w:rPr>
        <w:pPrChange w:id="127" w:author="user" w:date="2026-09-22T23:23:00Z">
          <w:pPr/>
        </w:pPrChange>
      </w:pPr>
      <w:del w:id="128" w:author="user" w:date="2026-09-22T23:15:00Z">
        <w:r w:rsidDel="00594DF4">
          <w:delText>3.Используя контекстно-зависимое меню, назначила проект автозапускаемым.</w:delText>
        </w:r>
      </w:del>
    </w:p>
    <w:p w14:paraId="5FD61140" w14:textId="2DB2524A" w:rsidR="00B12069" w:rsidRDefault="00B255DF" w:rsidP="008907C2">
      <w:pPr>
        <w:spacing w:after="0"/>
        <w:ind w:firstLine="0"/>
        <w:jc w:val="left"/>
        <w:pPrChange w:id="129" w:author="user" w:date="2026-09-22T23:23:00Z">
          <w:pPr>
            <w:spacing w:after="0"/>
            <w:ind w:firstLine="0"/>
          </w:pPr>
        </w:pPrChange>
      </w:pPr>
      <w:r w:rsidRPr="00B255DF">
        <w:rPr>
          <w:noProof/>
          <w:lang w:eastAsia="ru-RU"/>
        </w:rPr>
        <w:drawing>
          <wp:inline distT="0" distB="0" distL="0" distR="0" wp14:anchorId="3BDB83FC" wp14:editId="6F63350F">
            <wp:extent cx="3535986" cy="150127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3EDF" w14:textId="77777777" w:rsidR="008907C2" w:rsidRPr="008907C2" w:rsidRDefault="008907C2" w:rsidP="008907C2">
      <w:pPr>
        <w:ind w:left="709" w:firstLine="0"/>
        <w:jc w:val="left"/>
        <w:rPr>
          <w:ins w:id="130" w:author="user" w:date="2026-09-22T23:18:00Z"/>
        </w:rPr>
        <w:pPrChange w:id="131" w:author="user" w:date="2026-09-22T23:23:00Z">
          <w:pPr>
            <w:pStyle w:val="a7"/>
            <w:shd w:val="clear" w:color="auto" w:fill="191919"/>
            <w:spacing w:before="120" w:beforeAutospacing="0" w:after="120" w:afterAutospacing="0" w:line="420" w:lineRule="atLeast"/>
          </w:pPr>
        </w:pPrChange>
      </w:pPr>
      <w:ins w:id="132" w:author="user" w:date="2026-09-22T23:18:00Z">
        <w:r w:rsidRPr="008907C2">
          <w:rPr>
            <w:rFonts w:eastAsiaTheme="majorEastAsia"/>
            <w:rPrChange w:id="133" w:author="user" w:date="2026-09-22T23:18:00Z">
              <w:rPr>
                <w:rStyle w:val="a4"/>
                <w:rFonts w:ascii="Arial" w:eastAsiaTheme="majorEastAsia" w:hAnsi="Arial" w:cs="Arial"/>
              </w:rPr>
            </w:rPrChange>
          </w:rPr>
          <w:t>Задание 5.</w:t>
        </w:r>
        <w:r w:rsidRPr="008907C2">
          <w:t xml:space="preserve"> Назначить </w:t>
        </w:r>
        <w:proofErr w:type="spellStart"/>
        <w:r w:rsidRPr="008907C2">
          <w:t>автозапускаемым</w:t>
        </w:r>
        <w:proofErr w:type="spellEnd"/>
        <w:r w:rsidRPr="008907C2">
          <w:t>:</w:t>
        </w:r>
      </w:ins>
    </w:p>
    <w:p w14:paraId="0123C60F" w14:textId="77777777" w:rsidR="008907C2" w:rsidRPr="008907C2" w:rsidRDefault="008907C2" w:rsidP="008907C2">
      <w:pPr>
        <w:ind w:left="709" w:firstLine="0"/>
        <w:jc w:val="left"/>
        <w:rPr>
          <w:ins w:id="134" w:author="user" w:date="2026-09-22T23:18:00Z"/>
        </w:rPr>
        <w:pPrChange w:id="135" w:author="user" w:date="2026-09-22T23:23:00Z">
          <w:pPr>
            <w:numPr>
              <w:numId w:val="8"/>
            </w:numPr>
            <w:shd w:val="clear" w:color="auto" w:fill="191919"/>
            <w:tabs>
              <w:tab w:val="num" w:pos="720"/>
            </w:tabs>
            <w:spacing w:before="120" w:after="120"/>
            <w:ind w:left="720" w:hanging="360"/>
            <w:jc w:val="left"/>
          </w:pPr>
        </w:pPrChange>
      </w:pPr>
      <w:ins w:id="136" w:author="user" w:date="2026-09-22T23:18:00Z">
        <w:r w:rsidRPr="008907C2">
          <w:t>Правый клик на проект </w:t>
        </w:r>
        <w:r w:rsidRPr="008907C2">
          <w:rPr>
            <w:rPrChange w:id="137" w:author="user" w:date="2026-09-22T23:18:00Z">
              <w:rPr>
                <w:rStyle w:val="HTML"/>
                <w:rFonts w:ascii="Consolas" w:hAnsi="Consolas"/>
                <w:sz w:val="21"/>
                <w:szCs w:val="21"/>
                <w:shd w:val="clear" w:color="auto" w:fill="262626"/>
              </w:rPr>
            </w:rPrChange>
          </w:rPr>
          <w:t>Lab_02</w:t>
        </w:r>
        <w:r w:rsidRPr="008907C2">
          <w:t> → </w:t>
        </w:r>
        <w:r w:rsidRPr="008907C2">
          <w:rPr>
            <w:rFonts w:eastAsiaTheme="majorEastAsia"/>
            <w:rPrChange w:id="138" w:author="user" w:date="2026-09-22T23:18:00Z">
              <w:rPr>
                <w:rStyle w:val="a4"/>
                <w:rFonts w:ascii="Arial" w:eastAsiaTheme="majorEastAsia" w:hAnsi="Arial" w:cs="Arial"/>
              </w:rPr>
            </w:rPrChange>
          </w:rPr>
          <w:t>Назначить запускаемым проектом</w:t>
        </w:r>
      </w:ins>
    </w:p>
    <w:p w14:paraId="2D0BB088" w14:textId="5471E725" w:rsidR="00F721FD" w:rsidDel="008907C2" w:rsidRDefault="008907C2" w:rsidP="008907C2">
      <w:pPr>
        <w:spacing w:after="0"/>
        <w:ind w:firstLine="0"/>
        <w:jc w:val="left"/>
        <w:rPr>
          <w:del w:id="139" w:author="user" w:date="2026-09-22T23:18:00Z"/>
        </w:rPr>
        <w:pPrChange w:id="140" w:author="user" w:date="2026-09-22T23:23:00Z">
          <w:pPr>
            <w:spacing w:after="0"/>
            <w:ind w:firstLine="0"/>
          </w:pPr>
        </w:pPrChange>
      </w:pPr>
      <w:ins w:id="141" w:author="user" w:date="2026-09-22T23:18:00Z">
        <w:r w:rsidDel="008907C2">
          <w:t xml:space="preserve"> </w:t>
        </w:r>
      </w:ins>
      <w:del w:id="142" w:author="user" w:date="2026-09-22T23:18:00Z">
        <w:r w:rsidR="00F721FD" w:rsidDel="008907C2">
          <w:delText>4.Запустила приложение путем автозапуска. Автозапуск сработал.</w:delText>
        </w:r>
      </w:del>
    </w:p>
    <w:p w14:paraId="5A859662" w14:textId="0F146AEC" w:rsidR="00B261F8" w:rsidRDefault="00B261F8" w:rsidP="008907C2">
      <w:pPr>
        <w:spacing w:after="0"/>
        <w:ind w:firstLine="0"/>
        <w:jc w:val="left"/>
        <w:pPrChange w:id="143" w:author="user" w:date="2026-09-22T23:23:00Z">
          <w:pPr>
            <w:spacing w:after="0"/>
            <w:ind w:firstLine="0"/>
          </w:pPr>
        </w:pPrChange>
      </w:pPr>
      <w:r w:rsidRPr="00B261F8">
        <w:drawing>
          <wp:inline distT="0" distB="0" distL="0" distR="0" wp14:anchorId="7C84EB40" wp14:editId="03DEA2B3">
            <wp:extent cx="6645910" cy="856615"/>
            <wp:effectExtent l="0" t="0" r="254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871D" w14:textId="2D693EA5" w:rsidR="00B261F8" w:rsidRPr="008907C2" w:rsidRDefault="00B261F8" w:rsidP="008907C2">
      <w:pPr>
        <w:jc w:val="left"/>
        <w:rPr>
          <w:rPrChange w:id="144" w:author="user" w:date="2026-09-22T23:18:00Z">
            <w:rPr>
              <w:sz w:val="24"/>
              <w:szCs w:val="24"/>
            </w:rPr>
          </w:rPrChange>
        </w:rPr>
        <w:pPrChange w:id="145" w:author="user" w:date="2026-09-22T23:23:00Z">
          <w:pPr/>
        </w:pPrChange>
      </w:pPr>
      <w:r w:rsidRPr="00B261F8">
        <w:lastRenderedPageBreak/>
        <w:t>5</w:t>
      </w:r>
      <w:r w:rsidRPr="008907C2">
        <w:t>.</w:t>
      </w:r>
      <w:ins w:id="146" w:author="user" w:date="2026-09-22T23:18:00Z">
        <w:r w:rsidR="008907C2" w:rsidRPr="008907C2">
          <w:rPr>
            <w:rPrChange w:id="147" w:author="user" w:date="2026-09-22T23:18:00Z">
              <w:rPr>
                <w:rFonts w:ascii="Arial" w:hAnsi="Arial" w:cs="Arial"/>
                <w:shd w:val="clear" w:color="auto" w:fill="191919"/>
              </w:rPr>
            </w:rPrChange>
          </w:rPr>
          <w:t xml:space="preserve">  Компиляция: </w:t>
        </w:r>
        <w:r w:rsidR="008907C2" w:rsidRPr="008907C2">
          <w:rPr>
            <w:rPrChange w:id="148" w:author="user" w:date="2026-09-22T23:18:00Z">
              <w:rPr>
                <w:rStyle w:val="HTML"/>
                <w:rFonts w:ascii="Consolas" w:hAnsi="Consolas"/>
                <w:sz w:val="21"/>
                <w:szCs w:val="21"/>
                <w:shd w:val="clear" w:color="auto" w:fill="262626"/>
              </w:rPr>
            </w:rPrChange>
          </w:rPr>
          <w:t>Ctrl+F7</w:t>
        </w:r>
        <w:r w:rsidR="008907C2" w:rsidRPr="008907C2">
          <w:rPr>
            <w:rPrChange w:id="149" w:author="user" w:date="2026-09-22T23:18:00Z">
              <w:rPr>
                <w:rFonts w:ascii="Arial" w:hAnsi="Arial" w:cs="Arial"/>
                <w:shd w:val="clear" w:color="auto" w:fill="191919"/>
              </w:rPr>
            </w:rPrChange>
          </w:rPr>
          <w:t>. Объектный модуль </w:t>
        </w:r>
        <w:r w:rsidR="008907C2" w:rsidRPr="008907C2">
          <w:rPr>
            <w:rPrChange w:id="150" w:author="user" w:date="2026-09-22T23:18:00Z">
              <w:rPr>
                <w:rStyle w:val="HTML"/>
                <w:rFonts w:ascii="Consolas" w:hAnsi="Consolas"/>
                <w:sz w:val="21"/>
                <w:szCs w:val="21"/>
                <w:shd w:val="clear" w:color="auto" w:fill="262626"/>
              </w:rPr>
            </w:rPrChange>
          </w:rPr>
          <w:t>lab02.obj</w:t>
        </w:r>
        <w:r w:rsidR="008907C2" w:rsidRPr="008907C2">
          <w:rPr>
            <w:rPrChange w:id="151" w:author="user" w:date="2026-09-22T23:18:00Z">
              <w:rPr>
                <w:rFonts w:ascii="Arial" w:hAnsi="Arial" w:cs="Arial"/>
                <w:shd w:val="clear" w:color="auto" w:fill="191919"/>
              </w:rPr>
            </w:rPrChange>
          </w:rPr>
          <w:t> появится в папке Lab_02\Lab_02\</w:t>
        </w:r>
        <w:proofErr w:type="spellStart"/>
        <w:r w:rsidR="008907C2" w:rsidRPr="008907C2">
          <w:rPr>
            <w:rPrChange w:id="152" w:author="user" w:date="2026-09-22T23:18:00Z">
              <w:rPr>
                <w:rStyle w:val="HTML"/>
                <w:rFonts w:ascii="Consolas" w:hAnsi="Consolas"/>
                <w:sz w:val="21"/>
                <w:szCs w:val="21"/>
                <w:shd w:val="clear" w:color="auto" w:fill="262626"/>
              </w:rPr>
            </w:rPrChange>
          </w:rPr>
          <w:t>Debug</w:t>
        </w:r>
        <w:proofErr w:type="spellEnd"/>
        <w:r w:rsidR="008907C2" w:rsidRPr="008907C2">
          <w:rPr>
            <w:rPrChange w:id="153" w:author="user" w:date="2026-09-22T23:18:00Z">
              <w:rPr>
                <w:rFonts w:ascii="Arial" w:hAnsi="Arial" w:cs="Arial"/>
                <w:shd w:val="clear" w:color="auto" w:fill="191919"/>
              </w:rPr>
            </w:rPrChange>
          </w:rPr>
          <w:t>. Запишите время создания и размер (правый клик → Свойства).</w:t>
        </w:r>
        <w:r w:rsidR="008907C2" w:rsidRPr="008907C2" w:rsidDel="008907C2">
          <w:t xml:space="preserve"> </w:t>
        </w:r>
      </w:ins>
      <w:ins w:id="154" w:author="Microsoft Word" w:date="2026-09-16T19:28:00Z">
        <w:del w:id="155" w:author="user" w:date="2026-09-22T23:18:00Z">
          <w:r w:rsidRPr="008907C2" w:rsidDel="008907C2">
            <w:delText>Скомпилировала текст программы. Компиляция прошла успешно</w:delText>
          </w:r>
        </w:del>
        <w:del w:id="156" w:author="user" w:date="2026-09-22T23:19:00Z">
          <w:r w:rsidRPr="008907C2" w:rsidDel="008907C2">
            <w:delText>.</w:delText>
          </w:r>
        </w:del>
      </w:ins>
    </w:p>
    <w:p w14:paraId="0ED39DA4" w14:textId="4431A39F" w:rsidR="00B261F8" w:rsidRPr="00B261F8" w:rsidRDefault="008907C2" w:rsidP="008907C2">
      <w:pPr>
        <w:jc w:val="left"/>
        <w:rPr>
          <w:ins w:id="157" w:author="Microsoft Word" w:date="2026-09-16T19:28:00Z"/>
        </w:rPr>
        <w:pPrChange w:id="158" w:author="user" w:date="2026-09-22T23:23:00Z">
          <w:pPr/>
        </w:pPrChange>
      </w:pPr>
      <w:r w:rsidRPr="00B261F8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5CB0BC2" wp14:editId="77D1703E">
            <wp:simplePos x="0" y="0"/>
            <wp:positionH relativeFrom="column">
              <wp:posOffset>-53340</wp:posOffset>
            </wp:positionH>
            <wp:positionV relativeFrom="paragraph">
              <wp:posOffset>486410</wp:posOffset>
            </wp:positionV>
            <wp:extent cx="3162300" cy="4061460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261F8" w:rsidRPr="00B261F8">
        <w:br/>
      </w:r>
    </w:p>
    <w:p w14:paraId="0483201F" w14:textId="624C94F4" w:rsidR="00B261F8" w:rsidRPr="00594DF4" w:rsidRDefault="00B261F8" w:rsidP="008907C2">
      <w:pPr>
        <w:jc w:val="left"/>
        <w:rPr>
          <w:ins w:id="159" w:author="Microsoft Word" w:date="2026-09-16T19:28:00Z"/>
        </w:rPr>
        <w:pPrChange w:id="160" w:author="user" w:date="2026-09-22T23:23:00Z">
          <w:pPr/>
        </w:pPrChange>
      </w:pPr>
      <w:ins w:id="161" w:author="Microsoft Word" w:date="2026-09-16T19:28:00Z">
        <w:r w:rsidRPr="00B261F8">
          <w:t xml:space="preserve">Объектный модуль находится по пути </w:t>
        </w:r>
      </w:ins>
      <w:r w:rsidRPr="00B261F8">
        <w:t>C:\Users\user\OneDrive\Desktop\Лаб. работы\ОПИ\</w:t>
      </w:r>
      <w:proofErr w:type="spellStart"/>
      <w:r w:rsidRPr="00B261F8">
        <w:t>Hello</w:t>
      </w:r>
      <w:proofErr w:type="spellEnd"/>
      <w:r w:rsidRPr="00B261F8">
        <w:t xml:space="preserve"> </w:t>
      </w:r>
      <w:proofErr w:type="spellStart"/>
      <w:r w:rsidRPr="00B261F8">
        <w:t>World</w:t>
      </w:r>
      <w:proofErr w:type="spellEnd"/>
      <w:r w:rsidRPr="00B261F8">
        <w:t>. 01\</w:t>
      </w:r>
      <w:proofErr w:type="spellStart"/>
      <w:r w:rsidRPr="00B261F8">
        <w:t>HelloWorld</w:t>
      </w:r>
      <w:proofErr w:type="spellEnd"/>
      <w:r w:rsidRPr="00B261F8">
        <w:t>\Lab_02\x64\</w:t>
      </w:r>
      <w:proofErr w:type="spellStart"/>
      <w:r w:rsidRPr="00B261F8">
        <w:t>Debug</w:t>
      </w:r>
      <w:proofErr w:type="spellEnd"/>
    </w:p>
    <w:p w14:paraId="3573F358" w14:textId="77777777" w:rsidR="00B261F8" w:rsidRPr="00594DF4" w:rsidRDefault="00B261F8" w:rsidP="008907C2">
      <w:pPr>
        <w:jc w:val="left"/>
        <w:rPr>
          <w:ins w:id="162" w:author="Microsoft Word" w:date="2026-09-16T19:28:00Z"/>
        </w:rPr>
        <w:pPrChange w:id="163" w:author="user" w:date="2026-09-22T23:23:00Z">
          <w:pPr/>
        </w:pPrChange>
      </w:pPr>
      <w:ins w:id="164" w:author="Microsoft Word" w:date="2026-09-16T19:28:00Z">
        <w:r w:rsidRPr="00594DF4">
          <w:t>Его размер составляет 88 КБ. Время компиляции составило 0,2 секунды.</w:t>
        </w:r>
      </w:ins>
    </w:p>
    <w:p w14:paraId="3C4B45A5" w14:textId="28D1BBE9" w:rsidR="00B261F8" w:rsidRPr="00594DF4" w:rsidDel="00B261F8" w:rsidRDefault="00B261F8" w:rsidP="008907C2">
      <w:pPr>
        <w:jc w:val="left"/>
        <w:rPr>
          <w:ins w:id="165" w:author="Microsoft Word" w:date="2026-09-16T19:28:00Z"/>
          <w:del w:id="166" w:author="user" w:date="2026-09-22T23:12:00Z"/>
        </w:rPr>
        <w:pPrChange w:id="167" w:author="user" w:date="2026-09-22T23:23:00Z">
          <w:pPr/>
        </w:pPrChange>
      </w:pPr>
    </w:p>
    <w:p w14:paraId="1D569490" w14:textId="671D5619" w:rsidR="00B261F8" w:rsidRPr="00B261F8" w:rsidRDefault="00B261F8" w:rsidP="008907C2">
      <w:pPr>
        <w:ind w:firstLine="0"/>
        <w:jc w:val="left"/>
        <w:pPrChange w:id="168" w:author="user" w:date="2026-09-22T23:23:00Z">
          <w:pPr>
            <w:ind w:firstLine="0"/>
          </w:pPr>
        </w:pPrChange>
      </w:pPr>
      <w:ins w:id="169" w:author="Microsoft Word" w:date="2026-09-16T19:28:00Z">
        <w:r w:rsidRPr="00594DF4">
          <w:t>6.При попытке компилировать код с ошибкой, компиляция не происходит, а в списке ошибок отображаются ошибки и их расположение (в какой строке)</w:t>
        </w:r>
      </w:ins>
    </w:p>
    <w:p w14:paraId="19E87ADB" w14:textId="18F0F54E" w:rsidR="000F76C7" w:rsidRDefault="00B255DF" w:rsidP="008907C2">
      <w:pPr>
        <w:spacing w:after="0"/>
        <w:ind w:firstLine="0"/>
        <w:jc w:val="left"/>
        <w:pPrChange w:id="170" w:author="user" w:date="2026-09-22T23:23:00Z">
          <w:pPr>
            <w:spacing w:after="0"/>
            <w:ind w:firstLine="0"/>
          </w:pPr>
        </w:pPrChange>
      </w:pPr>
      <w:r w:rsidRPr="00B255DF">
        <w:rPr>
          <w:noProof/>
          <w:lang w:eastAsia="ru-RU"/>
        </w:rPr>
        <w:drawing>
          <wp:inline distT="0" distB="0" distL="0" distR="0" wp14:anchorId="37FDB11C" wp14:editId="6EFF651C">
            <wp:extent cx="6645910" cy="109410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5945" w14:textId="79757DC4" w:rsidR="00B255DF" w:rsidRDefault="00B255DF" w:rsidP="008907C2">
      <w:pPr>
        <w:spacing w:after="0"/>
        <w:ind w:firstLine="0"/>
        <w:jc w:val="left"/>
        <w:pPrChange w:id="171" w:author="user" w:date="2026-09-22T23:23:00Z">
          <w:pPr>
            <w:spacing w:after="0"/>
            <w:ind w:firstLine="0"/>
          </w:pPr>
        </w:pPrChange>
      </w:pPr>
      <w:r w:rsidRPr="00B255DF">
        <w:rPr>
          <w:noProof/>
          <w:lang w:eastAsia="ru-RU"/>
        </w:rPr>
        <w:drawing>
          <wp:inline distT="0" distB="0" distL="0" distR="0" wp14:anchorId="748298AE" wp14:editId="04274293">
            <wp:extent cx="6645910" cy="242316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E789" w14:textId="7B2ECE6C" w:rsidR="00B261F8" w:rsidRPr="00B261F8" w:rsidDel="00B261F8" w:rsidRDefault="00B261F8" w:rsidP="008907C2">
      <w:pPr>
        <w:jc w:val="left"/>
        <w:rPr>
          <w:del w:id="172" w:author="user" w:date="2026-09-22T23:14:00Z"/>
        </w:rPr>
        <w:pPrChange w:id="173" w:author="user" w:date="2026-09-22T23:23:00Z">
          <w:pPr/>
        </w:pPrChange>
      </w:pPr>
      <w:ins w:id="174" w:author="Microsoft Word" w:date="2026-09-16T19:28:00Z">
        <w:r>
          <w:t xml:space="preserve">7.Выполнила сборку проекта </w:t>
        </w:r>
        <w:r>
          <w:rPr>
            <w:lang w:val="en-US"/>
          </w:rPr>
          <w:t>lab</w:t>
        </w:r>
        <w:r>
          <w:t>02 в папке по пути</w:t>
        </w:r>
      </w:ins>
      <w:r w:rsidRPr="00B261F8">
        <w:t xml:space="preserve"> C:\Users\user\OneDrive\Desktop\Лаб. работы\ОПИ\</w:t>
      </w:r>
      <w:proofErr w:type="spellStart"/>
      <w:r w:rsidRPr="00B261F8">
        <w:t>Hello</w:t>
      </w:r>
      <w:proofErr w:type="spellEnd"/>
      <w:r w:rsidRPr="00B261F8">
        <w:t xml:space="preserve"> </w:t>
      </w:r>
      <w:proofErr w:type="spellStart"/>
      <w:r w:rsidRPr="00B261F8">
        <w:t>World</w:t>
      </w:r>
      <w:proofErr w:type="spellEnd"/>
      <w:r w:rsidRPr="00B261F8">
        <w:t>. 01\</w:t>
      </w:r>
      <w:proofErr w:type="spellStart"/>
      <w:r w:rsidRPr="00B261F8">
        <w:t>HelloWorld</w:t>
      </w:r>
      <w:proofErr w:type="spellEnd"/>
    </w:p>
    <w:p w14:paraId="07F43B9B" w14:textId="61B57C9E" w:rsidR="00B261F8" w:rsidRPr="00B261F8" w:rsidRDefault="00B261F8" w:rsidP="008907C2">
      <w:pPr>
        <w:jc w:val="left"/>
        <w:rPr>
          <w:ins w:id="175" w:author="Microsoft Word" w:date="2026-09-16T19:28:00Z"/>
        </w:rPr>
        <w:pPrChange w:id="176" w:author="user" w:date="2026-09-22T23:23:00Z">
          <w:pPr/>
        </w:pPrChange>
      </w:pPr>
      <w:ins w:id="177" w:author="Microsoft Word" w:date="2026-09-16T19:28:00Z">
        <w:r w:rsidRPr="00B261F8">
          <w:t xml:space="preserve">, </w:t>
        </w:r>
        <w:r>
          <w:t>нашла</w:t>
        </w:r>
        <w:r w:rsidRPr="00B261F8">
          <w:t xml:space="preserve"> </w:t>
        </w:r>
        <w:r>
          <w:t>исполняемый</w:t>
        </w:r>
        <w:r w:rsidRPr="00B261F8">
          <w:t xml:space="preserve"> </w:t>
        </w:r>
        <w:r>
          <w:t>модуль</w:t>
        </w:r>
        <w:r w:rsidRPr="00B261F8">
          <w:t>.</w:t>
        </w:r>
      </w:ins>
    </w:p>
    <w:p w14:paraId="3F9F4BB3" w14:textId="77777777" w:rsidR="00B261F8" w:rsidRPr="00B261F8" w:rsidRDefault="00B261F8" w:rsidP="008907C2">
      <w:pPr>
        <w:jc w:val="left"/>
        <w:rPr>
          <w:ins w:id="178" w:author="Microsoft Word" w:date="2026-09-16T19:28:00Z"/>
        </w:rPr>
        <w:pPrChange w:id="179" w:author="user" w:date="2026-09-22T23:23:00Z">
          <w:pPr/>
        </w:pPrChange>
      </w:pPr>
    </w:p>
    <w:p w14:paraId="57B8D5DC" w14:textId="77777777" w:rsidR="008907C2" w:rsidRDefault="00B261F8" w:rsidP="008907C2">
      <w:pPr>
        <w:ind w:left="709" w:firstLine="0"/>
        <w:jc w:val="left"/>
        <w:rPr>
          <w:ins w:id="180" w:author="user" w:date="2026-09-22T23:20:00Z"/>
        </w:rPr>
        <w:pPrChange w:id="181" w:author="user" w:date="2026-09-22T23:23:00Z">
          <w:pPr>
            <w:ind w:firstLine="0"/>
          </w:pPr>
        </w:pPrChange>
      </w:pPr>
      <w:ins w:id="182" w:author="Microsoft Word" w:date="2026-09-16T19:28:00Z">
        <w:r w:rsidRPr="008907C2">
          <w:t>8</w:t>
        </w:r>
      </w:ins>
      <w:ins w:id="183" w:author="user" w:date="2026-09-22T23:20:00Z">
        <w:r w:rsidR="008907C2" w:rsidRPr="008907C2">
          <w:rPr>
            <w:rPrChange w:id="184" w:author="user" w:date="2026-09-22T23:20:00Z">
              <w:rPr>
                <w:shd w:val="clear" w:color="auto" w:fill="191919"/>
              </w:rPr>
            </w:rPrChange>
          </w:rPr>
          <w:t xml:space="preserve"> Перестроить: </w:t>
        </w:r>
        <w:r w:rsidR="008907C2" w:rsidRPr="008907C2">
          <w:rPr>
            <w:rPrChange w:id="185" w:author="user" w:date="2026-09-22T23:20:00Z">
              <w:rPr>
                <w:rStyle w:val="a4"/>
                <w:rFonts w:ascii="Arial" w:hAnsi="Arial" w:cs="Arial"/>
                <w:shd w:val="clear" w:color="auto" w:fill="191919"/>
              </w:rPr>
            </w:rPrChange>
          </w:rPr>
          <w:t>Сборка → Перестроить решение</w:t>
        </w:r>
        <w:r w:rsidR="008907C2" w:rsidRPr="008907C2">
          <w:rPr>
            <w:rPrChange w:id="186" w:author="user" w:date="2026-09-22T23:20:00Z">
              <w:rPr>
                <w:shd w:val="clear" w:color="auto" w:fill="191919"/>
              </w:rPr>
            </w:rPrChange>
          </w:rPr>
          <w:t>. Все промежуточные файлы удалятся и создадутся заново — время изменения </w:t>
        </w:r>
        <w:proofErr w:type="spellStart"/>
        <w:r w:rsidR="008907C2" w:rsidRPr="008907C2">
          <w:rPr>
            <w:rFonts w:eastAsiaTheme="majorEastAsia"/>
            <w:rPrChange w:id="187" w:author="user" w:date="2026-09-22T23:20:00Z">
              <w:rPr>
                <w:rStyle w:val="HTML"/>
                <w:rFonts w:ascii="Consolas" w:eastAsiaTheme="majorEastAsia" w:hAnsi="Consolas"/>
                <w:sz w:val="21"/>
                <w:szCs w:val="21"/>
                <w:shd w:val="clear" w:color="auto" w:fill="262626"/>
              </w:rPr>
            </w:rPrChange>
          </w:rPr>
          <w:t>obj</w:t>
        </w:r>
        <w:proofErr w:type="spellEnd"/>
        <w:r w:rsidR="008907C2" w:rsidRPr="008907C2">
          <w:rPr>
            <w:rPrChange w:id="188" w:author="user" w:date="2026-09-22T23:20:00Z">
              <w:rPr>
                <w:shd w:val="clear" w:color="auto" w:fill="191919"/>
              </w:rPr>
            </w:rPrChange>
          </w:rPr>
          <w:t>-файлов обновится.</w:t>
        </w:r>
      </w:ins>
    </w:p>
    <w:p w14:paraId="5D27FA2D" w14:textId="38FAE487" w:rsidR="00B261F8" w:rsidRPr="008907C2" w:rsidDel="008907C2" w:rsidRDefault="008907C2" w:rsidP="008907C2">
      <w:pPr>
        <w:ind w:left="709" w:firstLine="0"/>
        <w:jc w:val="left"/>
        <w:rPr>
          <w:ins w:id="189" w:author="Microsoft Word" w:date="2026-09-16T19:28:00Z"/>
          <w:del w:id="190" w:author="user" w:date="2026-09-22T23:20:00Z"/>
        </w:rPr>
        <w:pPrChange w:id="191" w:author="user" w:date="2026-09-22T23:23:00Z">
          <w:pPr/>
        </w:pPrChange>
      </w:pPr>
      <w:ins w:id="192" w:author="user" w:date="2026-09-22T23:20:00Z">
        <w:r w:rsidRPr="008907C2">
          <w:rPr>
            <w:rPrChange w:id="193" w:author="user" w:date="2026-09-22T23:21:00Z">
              <w:rPr>
                <w:shd w:val="clear" w:color="auto" w:fill="191919"/>
              </w:rPr>
            </w:rPrChange>
          </w:rPr>
          <w:t>«Перестроить» в контексте означает: удалить результаты предыдущей сборки и собрать заново. В окне вывода появится лог полного процесса — удаление старых файлов, компиляция, компоновка.</w:t>
        </w:r>
      </w:ins>
      <w:ins w:id="194" w:author="Microsoft Word" w:date="2026-09-16T19:28:00Z">
        <w:del w:id="195" w:author="user" w:date="2026-09-22T23:20:00Z">
          <w:r w:rsidR="00B261F8" w:rsidRPr="008907C2" w:rsidDel="008907C2">
            <w:delText xml:space="preserve">.Перестроила проект, открыла его в проводнике. Изменилось время создания, т.к. мы выполнили перестройку проекта </w:delText>
          </w:r>
          <w:r w:rsidR="00B261F8" w:rsidRPr="008907C2" w:rsidDel="008907C2">
            <w:rPr>
              <w:rPrChange w:id="196" w:author="user" w:date="2026-09-22T23:21:00Z">
                <w:rPr>
                  <w:lang w:val="en-US"/>
                </w:rPr>
              </w:rPrChange>
            </w:rPr>
            <w:delText>Visual</w:delText>
          </w:r>
          <w:r w:rsidR="00B261F8" w:rsidRPr="008907C2" w:rsidDel="008907C2">
            <w:delText xml:space="preserve"> </w:delText>
          </w:r>
          <w:r w:rsidR="00B261F8" w:rsidRPr="008907C2" w:rsidDel="008907C2">
            <w:rPr>
              <w:rPrChange w:id="197" w:author="user" w:date="2026-09-22T23:21:00Z">
                <w:rPr>
                  <w:lang w:val="en-US"/>
                </w:rPr>
              </w:rPrChange>
            </w:rPr>
            <w:delText>Studio</w:delText>
          </w:r>
          <w:r w:rsidR="00B261F8" w:rsidRPr="008907C2" w:rsidDel="008907C2">
            <w:delText xml:space="preserve"> удалила наш старый файл с расширением </w:delText>
          </w:r>
          <w:r w:rsidR="00B261F8" w:rsidRPr="008907C2" w:rsidDel="008907C2">
            <w:rPr>
              <w:rPrChange w:id="198" w:author="user" w:date="2026-09-22T23:21:00Z">
                <w:rPr>
                  <w:lang w:val="en-US"/>
                </w:rPr>
              </w:rPrChange>
            </w:rPr>
            <w:delText>obj</w:delText>
          </w:r>
          <w:r w:rsidR="00B261F8" w:rsidRPr="008907C2" w:rsidDel="008907C2">
            <w:delText xml:space="preserve"> и создала новый.</w:delText>
          </w:r>
        </w:del>
      </w:ins>
    </w:p>
    <w:p w14:paraId="2B66B5AD" w14:textId="77777777" w:rsidR="00B261F8" w:rsidRPr="008907C2" w:rsidRDefault="00B261F8" w:rsidP="008907C2">
      <w:pPr>
        <w:ind w:left="709" w:firstLine="0"/>
        <w:jc w:val="left"/>
        <w:pPrChange w:id="199" w:author="user" w:date="2026-09-22T23:23:00Z">
          <w:pPr>
            <w:ind w:firstLine="0"/>
          </w:pPr>
        </w:pPrChange>
      </w:pPr>
    </w:p>
    <w:p w14:paraId="46C00972" w14:textId="7774F051" w:rsidR="008D15E9" w:rsidRDefault="008D15E9" w:rsidP="008907C2">
      <w:pPr>
        <w:spacing w:after="0"/>
        <w:ind w:firstLine="0"/>
        <w:jc w:val="left"/>
        <w:pPrChange w:id="200" w:author="user" w:date="2026-09-22T23:23:00Z">
          <w:pPr>
            <w:spacing w:after="0"/>
            <w:ind w:firstLine="0"/>
          </w:pPr>
        </w:pPrChange>
      </w:pPr>
      <w:r w:rsidRPr="008D15E9">
        <w:rPr>
          <w:noProof/>
          <w:lang w:eastAsia="ru-RU"/>
        </w:rPr>
        <w:drawing>
          <wp:inline distT="0" distB="0" distL="0" distR="0" wp14:anchorId="27253CB5" wp14:editId="5A96C4EB">
            <wp:extent cx="5921253" cy="1021168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9E06" w14:textId="77777777" w:rsidR="008907C2" w:rsidRDefault="008907C2" w:rsidP="008907C2">
      <w:pPr>
        <w:spacing w:after="0"/>
        <w:ind w:firstLine="0"/>
        <w:jc w:val="left"/>
        <w:rPr>
          <w:ins w:id="201" w:author="user" w:date="2026-09-22T23:21:00Z"/>
        </w:rPr>
        <w:pPrChange w:id="202" w:author="user" w:date="2026-09-22T23:23:00Z">
          <w:pPr>
            <w:spacing w:after="0"/>
            <w:ind w:firstLine="0"/>
          </w:pPr>
        </w:pPrChange>
      </w:pPr>
    </w:p>
    <w:p w14:paraId="5C345D38" w14:textId="2F7FACDC" w:rsidR="00BA7BF3" w:rsidRDefault="008907C2" w:rsidP="008907C2">
      <w:pPr>
        <w:ind w:firstLine="0"/>
        <w:jc w:val="left"/>
        <w:rPr>
          <w:ins w:id="203" w:author="user" w:date="2026-09-22T23:22:00Z"/>
        </w:rPr>
        <w:pPrChange w:id="204" w:author="user" w:date="2026-09-22T23:23:00Z">
          <w:pPr>
            <w:spacing w:after="0"/>
            <w:ind w:firstLine="0"/>
          </w:pPr>
        </w:pPrChange>
      </w:pPr>
      <w:r w:rsidRPr="008907C2">
        <w:rPr>
          <w:rPrChange w:id="205" w:author="user" w:date="2026-09-22T23:21:00Z">
            <w:rPr>
              <w:noProof/>
              <w:lang w:eastAsia="ru-RU"/>
            </w:rPr>
          </w:rPrChange>
        </w:rPr>
        <w:drawing>
          <wp:anchor distT="0" distB="0" distL="114300" distR="114300" simplePos="0" relativeHeight="251659264" behindDoc="0" locked="0" layoutInCell="1" allowOverlap="1" wp14:anchorId="386BAB02" wp14:editId="1CB6AD82">
            <wp:simplePos x="0" y="0"/>
            <wp:positionH relativeFrom="margin">
              <wp:align>center</wp:align>
            </wp:positionH>
            <wp:positionV relativeFrom="paragraph">
              <wp:posOffset>670560</wp:posOffset>
            </wp:positionV>
            <wp:extent cx="4389500" cy="3200677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ins w:id="206" w:author="user" w:date="2026-09-22T23:22:00Z">
        <w:r>
          <w:t xml:space="preserve">9. </w:t>
        </w:r>
      </w:ins>
      <w:ins w:id="207" w:author="user" w:date="2026-09-22T23:21:00Z">
        <w:r w:rsidRPr="008907C2">
          <w:rPr>
            <w:rPrChange w:id="208" w:author="user" w:date="2026-09-22T23:21:00Z">
              <w:rPr>
                <w:shd w:val="clear" w:color="auto" w:fill="191919"/>
              </w:rPr>
            </w:rPrChange>
          </w:rPr>
          <w:t>Файл </w:t>
        </w:r>
        <w:r w:rsidRPr="008907C2">
          <w:rPr>
            <w:rPrChange w:id="209" w:author="user" w:date="2026-09-22T23:21:00Z">
              <w:rPr>
                <w:rStyle w:val="HTML"/>
                <w:rFonts w:ascii="Consolas" w:hAnsi="Consolas"/>
                <w:sz w:val="21"/>
                <w:szCs w:val="21"/>
                <w:shd w:val="clear" w:color="auto" w:fill="262626"/>
              </w:rPr>
            </w:rPrChange>
          </w:rPr>
          <w:t>Lab_02.log</w:t>
        </w:r>
        <w:r w:rsidRPr="008907C2">
          <w:rPr>
            <w:rPrChange w:id="210" w:author="user" w:date="2026-09-22T23:21:00Z">
              <w:rPr>
                <w:shd w:val="clear" w:color="auto" w:fill="191919"/>
              </w:rPr>
            </w:rPrChange>
          </w:rPr>
          <w:t> лежит в Lab_02\Lab_02\</w:t>
        </w:r>
        <w:proofErr w:type="spellStart"/>
        <w:r w:rsidRPr="008907C2">
          <w:rPr>
            <w:rPrChange w:id="211" w:author="user" w:date="2026-09-22T23:21:00Z">
              <w:rPr>
                <w:rStyle w:val="HTML"/>
                <w:rFonts w:ascii="Consolas" w:hAnsi="Consolas"/>
                <w:sz w:val="21"/>
                <w:szCs w:val="21"/>
                <w:shd w:val="clear" w:color="auto" w:fill="262626"/>
              </w:rPr>
            </w:rPrChange>
          </w:rPr>
          <w:t>Debug</w:t>
        </w:r>
        <w:proofErr w:type="spellEnd"/>
        <w:r w:rsidRPr="008907C2">
          <w:rPr>
            <w:rPrChange w:id="212" w:author="user" w:date="2026-09-22T23:21:00Z">
              <w:rPr>
                <w:rStyle w:val="HTML"/>
                <w:rFonts w:ascii="Consolas" w:hAnsi="Consolas"/>
                <w:sz w:val="21"/>
                <w:szCs w:val="21"/>
                <w:shd w:val="clear" w:color="auto" w:fill="262626"/>
              </w:rPr>
            </w:rPrChange>
          </w:rPr>
          <w:t>\Lab_02.tlog\</w:t>
        </w:r>
        <w:r w:rsidRPr="008907C2">
          <w:rPr>
            <w:rPrChange w:id="213" w:author="user" w:date="2026-09-22T23:21:00Z">
              <w:rPr>
                <w:shd w:val="clear" w:color="auto" w:fill="191919"/>
              </w:rPr>
            </w:rPrChange>
          </w:rPr>
          <w:t>. В нём записаны: время начала сборки, путь к проекту, команда компилятора (</w:t>
        </w:r>
        <w:r w:rsidRPr="008907C2">
          <w:rPr>
            <w:rPrChange w:id="214" w:author="user" w:date="2026-09-22T23:21:00Z">
              <w:rPr>
                <w:rStyle w:val="HTML"/>
                <w:rFonts w:ascii="Consolas" w:hAnsi="Consolas"/>
                <w:sz w:val="21"/>
                <w:szCs w:val="21"/>
                <w:shd w:val="clear" w:color="auto" w:fill="262626"/>
              </w:rPr>
            </w:rPrChange>
          </w:rPr>
          <w:t>CL.exe</w:t>
        </w:r>
        <w:r w:rsidRPr="008907C2">
          <w:rPr>
            <w:rPrChange w:id="215" w:author="user" w:date="2026-09-22T23:21:00Z">
              <w:rPr>
                <w:shd w:val="clear" w:color="auto" w:fill="191919"/>
              </w:rPr>
            </w:rPrChange>
          </w:rPr>
          <w:t> с ключами), команда компоновщика (</w:t>
        </w:r>
        <w:r w:rsidRPr="008907C2">
          <w:rPr>
            <w:rPrChange w:id="216" w:author="user" w:date="2026-09-22T23:21:00Z">
              <w:rPr>
                <w:rStyle w:val="HTML"/>
                <w:rFonts w:ascii="Consolas" w:hAnsi="Consolas"/>
                <w:sz w:val="21"/>
                <w:szCs w:val="21"/>
                <w:shd w:val="clear" w:color="auto" w:fill="262626"/>
              </w:rPr>
            </w:rPrChange>
          </w:rPr>
          <w:t>link.exe</w:t>
        </w:r>
        <w:r w:rsidRPr="008907C2">
          <w:rPr>
            <w:rPrChange w:id="217" w:author="user" w:date="2026-09-22T23:21:00Z">
              <w:rPr>
                <w:shd w:val="clear" w:color="auto" w:fill="191919"/>
              </w:rPr>
            </w:rPrChange>
          </w:rPr>
          <w:t>), результат сборки.</w:t>
        </w:r>
        <w:r w:rsidRPr="008907C2">
          <w:rPr>
            <w:rPrChange w:id="218" w:author="user" w:date="2026-09-22T23:21:00Z">
              <w:rPr>
                <w:noProof/>
                <w:lang w:eastAsia="ru-RU"/>
              </w:rPr>
            </w:rPrChange>
          </w:rPr>
          <w:t xml:space="preserve"> </w:t>
        </w:r>
        <w:r w:rsidRPr="008907C2">
          <w:br/>
        </w:r>
      </w:ins>
    </w:p>
    <w:p w14:paraId="1378F180" w14:textId="100806F3" w:rsidR="008907C2" w:rsidRPr="008907C2" w:rsidRDefault="008907C2" w:rsidP="008907C2">
      <w:pPr>
        <w:jc w:val="left"/>
        <w:pPrChange w:id="219" w:author="user" w:date="2026-09-22T23:23:00Z">
          <w:pPr>
            <w:spacing w:after="0"/>
            <w:ind w:firstLine="0"/>
          </w:pPr>
        </w:pPrChange>
      </w:pPr>
      <w:ins w:id="220" w:author="user" w:date="2026-09-22T23:22:00Z">
        <w:r>
          <w:t>10.</w:t>
        </w:r>
        <w:r w:rsidRPr="008907C2">
          <w:rPr>
            <w:rPrChange w:id="221" w:author="user" w:date="2026-09-22T23:22:00Z">
              <w:rPr>
                <w:shd w:val="clear" w:color="auto" w:fill="191919"/>
              </w:rPr>
            </w:rPrChange>
          </w:rPr>
          <w:t xml:space="preserve">Переключение на </w:t>
        </w:r>
        <w:proofErr w:type="spellStart"/>
        <w:r w:rsidRPr="008907C2">
          <w:rPr>
            <w:rPrChange w:id="222" w:author="user" w:date="2026-09-22T23:22:00Z">
              <w:rPr>
                <w:shd w:val="clear" w:color="auto" w:fill="191919"/>
              </w:rPr>
            </w:rPrChange>
          </w:rPr>
          <w:t>Release</w:t>
        </w:r>
        <w:proofErr w:type="spellEnd"/>
        <w:r w:rsidRPr="008907C2">
          <w:rPr>
            <w:rPrChange w:id="223" w:author="user" w:date="2026-09-22T23:22:00Z">
              <w:rPr>
                <w:shd w:val="clear" w:color="auto" w:fill="191919"/>
              </w:rPr>
            </w:rPrChange>
          </w:rPr>
          <w:t>: в выпадающем списке конфигураций (верхняя панель VS) выберите </w:t>
        </w:r>
        <w:proofErr w:type="spellStart"/>
        <w:r w:rsidRPr="008907C2">
          <w:rPr>
            <w:rPrChange w:id="224" w:author="user" w:date="2026-09-22T23:22:00Z">
              <w:rPr>
                <w:rStyle w:val="a4"/>
                <w:rFonts w:ascii="Arial" w:hAnsi="Arial" w:cs="Arial"/>
                <w:shd w:val="clear" w:color="auto" w:fill="191919"/>
              </w:rPr>
            </w:rPrChange>
          </w:rPr>
          <w:t>Release</w:t>
        </w:r>
        <w:proofErr w:type="spellEnd"/>
        <w:r w:rsidRPr="008907C2">
          <w:rPr>
            <w:rPrChange w:id="225" w:author="user" w:date="2026-09-22T23:22:00Z">
              <w:rPr>
                <w:shd w:val="clear" w:color="auto" w:fill="191919"/>
              </w:rPr>
            </w:rPrChange>
          </w:rPr>
          <w:t> вместо </w:t>
        </w:r>
        <w:proofErr w:type="spellStart"/>
        <w:r w:rsidRPr="008907C2">
          <w:rPr>
            <w:rPrChange w:id="226" w:author="user" w:date="2026-09-22T23:22:00Z">
              <w:rPr>
                <w:rStyle w:val="a4"/>
                <w:rFonts w:ascii="Arial" w:hAnsi="Arial" w:cs="Arial"/>
                <w:shd w:val="clear" w:color="auto" w:fill="191919"/>
              </w:rPr>
            </w:rPrChange>
          </w:rPr>
          <w:t>Debug</w:t>
        </w:r>
        <w:proofErr w:type="spellEnd"/>
        <w:r w:rsidRPr="008907C2">
          <w:rPr>
            <w:rPrChange w:id="227" w:author="user" w:date="2026-09-22T23:22:00Z">
              <w:rPr>
                <w:shd w:val="clear" w:color="auto" w:fill="191919"/>
              </w:rPr>
            </w:rPrChange>
          </w:rPr>
          <w:t> → </w:t>
        </w:r>
        <w:proofErr w:type="spellStart"/>
        <w:r w:rsidRPr="008907C2">
          <w:rPr>
            <w:rFonts w:eastAsiaTheme="majorEastAsia"/>
            <w:rPrChange w:id="228" w:author="user" w:date="2026-09-22T23:22:00Z">
              <w:rPr>
                <w:rStyle w:val="HTML"/>
                <w:rFonts w:ascii="Consolas" w:eastAsiaTheme="majorEastAsia" w:hAnsi="Consolas"/>
                <w:sz w:val="21"/>
                <w:szCs w:val="21"/>
                <w:shd w:val="clear" w:color="auto" w:fill="262626"/>
              </w:rPr>
            </w:rPrChange>
          </w:rPr>
          <w:t>Ctrl+Shift+B</w:t>
        </w:r>
        <w:proofErr w:type="spellEnd"/>
        <w:r w:rsidRPr="008907C2">
          <w:rPr>
            <w:rPrChange w:id="229" w:author="user" w:date="2026-09-22T23:22:00Z">
              <w:rPr>
                <w:shd w:val="clear" w:color="auto" w:fill="191919"/>
              </w:rPr>
            </w:rPrChange>
          </w:rPr>
          <w:t>. В папке решения появится папка </w:t>
        </w:r>
        <w:proofErr w:type="spellStart"/>
        <w:r w:rsidRPr="008907C2">
          <w:rPr>
            <w:rFonts w:eastAsiaTheme="majorEastAsia"/>
            <w:rPrChange w:id="230" w:author="user" w:date="2026-09-22T23:22:00Z">
              <w:rPr>
                <w:rStyle w:val="HTML"/>
                <w:rFonts w:ascii="Consolas" w:eastAsiaTheme="majorEastAsia" w:hAnsi="Consolas"/>
                <w:sz w:val="21"/>
                <w:szCs w:val="21"/>
                <w:shd w:val="clear" w:color="auto" w:fill="262626"/>
              </w:rPr>
            </w:rPrChange>
          </w:rPr>
          <w:t>Release</w:t>
        </w:r>
        <w:proofErr w:type="spellEnd"/>
        <w:r w:rsidRPr="008907C2">
          <w:rPr>
            <w:rPrChange w:id="231" w:author="user" w:date="2026-09-22T23:22:00Z">
              <w:rPr>
                <w:shd w:val="clear" w:color="auto" w:fill="191919"/>
              </w:rPr>
            </w:rPrChange>
          </w:rPr>
          <w:t xml:space="preserve">. Исполняемый файл в </w:t>
        </w:r>
        <w:proofErr w:type="spellStart"/>
        <w:r w:rsidRPr="008907C2">
          <w:rPr>
            <w:rPrChange w:id="232" w:author="user" w:date="2026-09-22T23:22:00Z">
              <w:rPr>
                <w:shd w:val="clear" w:color="auto" w:fill="191919"/>
              </w:rPr>
            </w:rPrChange>
          </w:rPr>
          <w:t>Release</w:t>
        </w:r>
        <w:proofErr w:type="spellEnd"/>
        <w:r w:rsidRPr="008907C2">
          <w:rPr>
            <w:rPrChange w:id="233" w:author="user" w:date="2026-09-22T23:22:00Z">
              <w:rPr>
                <w:shd w:val="clear" w:color="auto" w:fill="191919"/>
              </w:rPr>
            </w:rPrChange>
          </w:rPr>
          <w:t>-версии меньше по размеру, так как не содержит отладочной информации и оптимизирован компилятором.</w:t>
        </w:r>
      </w:ins>
    </w:p>
    <w:sectPr w:rsidR="008907C2" w:rsidRPr="008907C2" w:rsidSect="00BD5EB1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23390"/>
    <w:multiLevelType w:val="multilevel"/>
    <w:tmpl w:val="984E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568BE"/>
    <w:multiLevelType w:val="hybridMultilevel"/>
    <w:tmpl w:val="F8962C52"/>
    <w:lvl w:ilvl="0" w:tplc="AAB0AC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7A2A6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A6B66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44A90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2C969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82599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98123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A08D18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DC6CF9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78914D6"/>
    <w:multiLevelType w:val="hybridMultilevel"/>
    <w:tmpl w:val="8B1C3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D1329"/>
    <w:multiLevelType w:val="multilevel"/>
    <w:tmpl w:val="645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63062"/>
    <w:multiLevelType w:val="hybridMultilevel"/>
    <w:tmpl w:val="948055DC"/>
    <w:lvl w:ilvl="0" w:tplc="3132A9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02BD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BFA86A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B4644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F6A1C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3A8A68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D0F7C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4E608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D224DA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60F13E83"/>
    <w:multiLevelType w:val="multilevel"/>
    <w:tmpl w:val="D938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F7671"/>
    <w:multiLevelType w:val="hybridMultilevel"/>
    <w:tmpl w:val="265A994A"/>
    <w:lvl w:ilvl="0" w:tplc="5B88C3E8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8BF1AE2"/>
    <w:multiLevelType w:val="hybridMultilevel"/>
    <w:tmpl w:val="C66E180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ser">
    <w15:presenceInfo w15:providerId="Windows Live" w15:userId="b8d9411dfa96b7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0F76C7"/>
    <w:rsid w:val="00120E6C"/>
    <w:rsid w:val="001601CE"/>
    <w:rsid w:val="001B6BBB"/>
    <w:rsid w:val="001D58E0"/>
    <w:rsid w:val="002B2617"/>
    <w:rsid w:val="003140A8"/>
    <w:rsid w:val="00371414"/>
    <w:rsid w:val="00457301"/>
    <w:rsid w:val="004605E4"/>
    <w:rsid w:val="00510723"/>
    <w:rsid w:val="00582F19"/>
    <w:rsid w:val="00594DF4"/>
    <w:rsid w:val="005B65F7"/>
    <w:rsid w:val="005F01B5"/>
    <w:rsid w:val="006F1F1B"/>
    <w:rsid w:val="007412A4"/>
    <w:rsid w:val="00743167"/>
    <w:rsid w:val="00751A2E"/>
    <w:rsid w:val="007810DA"/>
    <w:rsid w:val="008317DB"/>
    <w:rsid w:val="008907C2"/>
    <w:rsid w:val="008A1C01"/>
    <w:rsid w:val="008D0490"/>
    <w:rsid w:val="008D15E9"/>
    <w:rsid w:val="00B12069"/>
    <w:rsid w:val="00B255DF"/>
    <w:rsid w:val="00B261F8"/>
    <w:rsid w:val="00BA7BF3"/>
    <w:rsid w:val="00BB3EA1"/>
    <w:rsid w:val="00BD5EB1"/>
    <w:rsid w:val="00C303A9"/>
    <w:rsid w:val="00C44E4B"/>
    <w:rsid w:val="00CD3152"/>
    <w:rsid w:val="00DD2843"/>
    <w:rsid w:val="00E33282"/>
    <w:rsid w:val="00EB703C"/>
    <w:rsid w:val="00EE5601"/>
    <w:rsid w:val="00F7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89981"/>
  <w15:chartTrackingRefBased/>
  <w15:docId w15:val="{D8753BBB-C828-4C88-92FA-8EEE8D36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61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2A4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301"/>
    <w:pPr>
      <w:ind w:left="720"/>
      <w:contextualSpacing/>
    </w:pPr>
  </w:style>
  <w:style w:type="character" w:styleId="a4">
    <w:name w:val="Strong"/>
    <w:basedOn w:val="a0"/>
    <w:uiPriority w:val="22"/>
    <w:qFormat/>
    <w:rsid w:val="00EB703C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7412A4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a5">
    <w:name w:val="Balloon Text"/>
    <w:basedOn w:val="a"/>
    <w:link w:val="a6"/>
    <w:uiPriority w:val="99"/>
    <w:semiHidden/>
    <w:unhideWhenUsed/>
    <w:rsid w:val="00B261F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261F8"/>
    <w:rPr>
      <w:rFonts w:ascii="Segoe UI" w:eastAsia="Times New Roman" w:hAnsi="Segoe UI" w:cs="Segoe UI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B261F8"/>
    <w:pPr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261F8"/>
    <w:rPr>
      <w:rFonts w:ascii="Courier New" w:eastAsia="Times New Roman" w:hAnsi="Courier New" w:cs="Courier New"/>
      <w:sz w:val="20"/>
      <w:szCs w:val="20"/>
    </w:rPr>
  </w:style>
  <w:style w:type="paragraph" w:styleId="a8">
    <w:name w:val="Revision"/>
    <w:hidden/>
    <w:uiPriority w:val="99"/>
    <w:semiHidden/>
    <w:rsid w:val="00594DF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01DB3-370D-40BA-B368-118FD2F5B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Лыкова</dc:creator>
  <cp:keywords/>
  <dc:description/>
  <cp:lastModifiedBy>user</cp:lastModifiedBy>
  <cp:revision>9</cp:revision>
  <dcterms:created xsi:type="dcterms:W3CDTF">2026-09-16T11:11:00Z</dcterms:created>
  <dcterms:modified xsi:type="dcterms:W3CDTF">2026-09-22T20:28:00Z</dcterms:modified>
</cp:coreProperties>
</file>